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beforeLines="0"/>
        <w:ind w:left="0" w:leftChars="0" w:firstLine="0" w:firstLineChars="0"/>
        <w:jc w:val="center"/>
        <w:rPr>
          <w:rFonts w:hint="default" w:ascii="Times New Roman" w:hAnsi="Times New Roman" w:eastAsia="宋体" w:cs="Times New Roman"/>
          <w:sz w:val="72"/>
          <w:szCs w:val="72"/>
        </w:rPr>
      </w:pPr>
      <w:r>
        <w:rPr>
          <w:rFonts w:hint="default" w:ascii="Times New Roman" w:hAnsi="Times New Roman" w:eastAsia="宋体" w:cs="Times New Roman"/>
          <w:sz w:val="72"/>
          <w:szCs w:val="7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2000885</wp:posOffset>
            </wp:positionH>
            <wp:positionV relativeFrom="page">
              <wp:posOffset>1148080</wp:posOffset>
            </wp:positionV>
            <wp:extent cx="4106545" cy="894080"/>
            <wp:effectExtent l="0" t="0" r="8255" b="0"/>
            <wp:wrapNone/>
            <wp:docPr id="2" name="图片 2" descr="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j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89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sz w:val="72"/>
          <w:szCs w:val="72"/>
        </w:rPr>
        <w:t xml:space="preserve"> </w:t>
      </w:r>
    </w:p>
    <w:p>
      <w:pPr>
        <w:spacing w:before="0" w:beforeLines="0"/>
        <w:ind w:firstLine="1440"/>
        <w:jc w:val="center"/>
        <w:rPr>
          <w:rFonts w:hint="default" w:ascii="Times New Roman" w:hAnsi="Times New Roman" w:eastAsia="宋体" w:cs="Times New Roman"/>
          <w:sz w:val="72"/>
          <w:szCs w:val="72"/>
        </w:rPr>
      </w:pPr>
    </w:p>
    <w:p>
      <w:pPr>
        <w:spacing w:before="0" w:beforeLines="0"/>
        <w:ind w:firstLine="846" w:firstLineChars="117"/>
        <w:jc w:val="center"/>
        <w:rPr>
          <w:rFonts w:hint="default" w:ascii="Times New Roman" w:hAnsi="Times New Roman" w:eastAsia="宋体" w:cs="Times New Roman"/>
          <w:b/>
          <w:bCs/>
          <w:sz w:val="72"/>
          <w:szCs w:val="72"/>
        </w:rPr>
      </w:pPr>
      <w:r>
        <w:rPr>
          <w:rFonts w:hint="default" w:ascii="Times New Roman" w:hAnsi="Times New Roman" w:eastAsia="宋体" w:cs="Times New Roman"/>
          <w:b/>
          <w:bCs/>
          <w:sz w:val="72"/>
          <w:szCs w:val="72"/>
        </w:rPr>
        <w:t>毕业设计作品</w:t>
      </w:r>
    </w:p>
    <w:p>
      <w:pPr>
        <w:spacing w:before="0" w:beforeLines="0"/>
        <w:ind w:firstLine="1440"/>
        <w:rPr>
          <w:rFonts w:hint="default" w:ascii="Times New Roman" w:hAnsi="Times New Roman" w:eastAsia="宋体" w:cs="Times New Roman"/>
          <w:sz w:val="72"/>
          <w:szCs w:val="72"/>
        </w:rPr>
      </w:pPr>
    </w:p>
    <w:p>
      <w:pPr>
        <w:spacing w:before="0" w:beforeLines="0"/>
        <w:ind w:firstLine="1707" w:firstLineChars="497"/>
        <w:rPr>
          <w:rFonts w:hint="default" w:ascii="Times New Roman" w:hAnsi="Times New Roman" w:eastAsia="宋体" w:cs="Times New Roman"/>
          <w:b/>
          <w:bCs/>
          <w:spacing w:val="-9"/>
          <w:sz w:val="44"/>
          <w:szCs w:val="44"/>
          <w:u w:val="single"/>
          <w:shd w:val="clear" w:color="auto" w:fill="FFFFFF"/>
        </w:rPr>
      </w:pPr>
      <w:r>
        <w:rPr>
          <w:rFonts w:hint="default" w:ascii="Times New Roman" w:hAnsi="Times New Roman" w:eastAsia="宋体" w:cs="Times New Roman"/>
          <w:b/>
          <w:bCs/>
          <w:spacing w:val="-9"/>
          <w:sz w:val="36"/>
          <w:szCs w:val="36"/>
          <w:shd w:val="clear" w:color="auto" w:fill="FFFFFF"/>
        </w:rPr>
        <w:t>题目：</w:t>
      </w:r>
      <w:r>
        <w:rPr>
          <w:rFonts w:hint="eastAsia" w:ascii="Times New Roman" w:hAnsi="Times New Roman" w:cs="Times New Roman"/>
          <w:b/>
          <w:bCs/>
          <w:spacing w:val="-9"/>
          <w:sz w:val="36"/>
          <w:szCs w:val="36"/>
          <w:u w:val="single"/>
          <w:shd w:val="clear" w:color="auto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/>
          <w:bCs/>
          <w:spacing w:val="-9"/>
          <w:sz w:val="36"/>
          <w:szCs w:val="36"/>
          <w:u w:val="single"/>
          <w:shd w:val="clear" w:color="auto" w:fill="FFFFFF"/>
        </w:rPr>
        <w:t xml:space="preserve">四角凸台零件工艺分析与数控加工              </w:t>
      </w:r>
    </w:p>
    <w:p>
      <w:pPr>
        <w:spacing w:before="0" w:beforeLines="0"/>
        <w:ind w:firstLine="640"/>
        <w:rPr>
          <w:rFonts w:hint="default" w:ascii="Times New Roman" w:hAnsi="Times New Roman" w:eastAsia="宋体" w:cs="Times New Roman"/>
          <w:bCs/>
          <w:spacing w:val="-20"/>
          <w:sz w:val="36"/>
          <w:szCs w:val="36"/>
        </w:rPr>
      </w:pPr>
    </w:p>
    <w:p>
      <w:pPr>
        <w:spacing w:before="0" w:beforeLines="0"/>
        <w:ind w:firstLine="640"/>
        <w:jc w:val="center"/>
        <w:rPr>
          <w:rFonts w:hint="default" w:ascii="Times New Roman" w:hAnsi="Times New Roman" w:eastAsia="宋体" w:cs="Times New Roman"/>
          <w:bCs/>
          <w:spacing w:val="-20"/>
          <w:sz w:val="36"/>
          <w:szCs w:val="36"/>
        </w:rPr>
      </w:pPr>
    </w:p>
    <w:tbl>
      <w:tblPr>
        <w:tblStyle w:val="14"/>
        <w:tblpPr w:leftFromText="180" w:rightFromText="180" w:vertAnchor="page" w:horzAnchor="margin" w:tblpXSpec="center" w:tblpY="7786"/>
        <w:tblW w:w="6761" w:type="dxa"/>
        <w:tblInd w:w="0" w:type="dxa"/>
        <w:tblBorders>
          <w:top w:val="single" w:color="FFFFFF" w:sz="4" w:space="0"/>
          <w:left w:val="single" w:color="FFFFFF" w:sz="4" w:space="0"/>
          <w:bottom w:val="single" w:color="FFFFFF" w:sz="4" w:space="0"/>
          <w:right w:val="single" w:color="FFFFFF" w:sz="4" w:space="0"/>
          <w:insideH w:val="single" w:color="FFFFFF" w:sz="4" w:space="0"/>
          <w:insideV w:val="single" w:color="FFFFF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4101"/>
      </w:tblGrid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3" w:hRule="atLeast"/>
        </w:trPr>
        <w:tc>
          <w:tcPr>
            <w:tcW w:w="2660" w:type="dxa"/>
            <w:tcBorders>
              <w:right w:val="nil"/>
            </w:tcBorders>
            <w:vAlign w:val="center"/>
          </w:tcPr>
          <w:p>
            <w:pPr>
              <w:spacing w:before="0" w:beforeLines="0"/>
              <w:ind w:firstLine="354" w:firstLineChars="98"/>
              <w:rPr>
                <w:rFonts w:hint="default" w:ascii="Times New Roman" w:hAnsi="Times New Roman" w:eastAsia="宋体" w:cs="Times New Roman"/>
                <w:b/>
                <w:bCs/>
                <w:sz w:val="36"/>
                <w:szCs w:val="36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36"/>
                <w:szCs w:val="36"/>
              </w:rPr>
              <w:t>姓    名</w:t>
            </w:r>
          </w:p>
        </w:tc>
        <w:tc>
          <w:tcPr>
            <w:tcW w:w="4101" w:type="dxa"/>
            <w:tcBorders>
              <w:left w:val="nil"/>
              <w:bottom w:val="single" w:color="000000" w:themeColor="text1" w:sz="4" w:space="0"/>
              <w:right w:val="nil"/>
            </w:tcBorders>
            <w:vAlign w:val="center"/>
          </w:tcPr>
          <w:p>
            <w:pPr>
              <w:spacing w:before="0" w:beforeLines="0"/>
              <w:ind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sz w:val="36"/>
                <w:szCs w:val="3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strike w:val="0"/>
                <w:dstrike w:val="0"/>
                <w:color w:val="auto"/>
                <w:sz w:val="36"/>
                <w:szCs w:val="36"/>
                <w:u w:val="none"/>
              </w:rPr>
              <w:t xml:space="preserve">      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strike w:val="0"/>
                <w:dstrike w:val="0"/>
                <w:color w:val="auto"/>
                <w:sz w:val="36"/>
                <w:szCs w:val="36"/>
                <w:u w:val="none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strike w:val="0"/>
                <w:dstrike w:val="0"/>
                <w:color w:val="auto"/>
                <w:sz w:val="36"/>
                <w:szCs w:val="36"/>
                <w:u w:val="none"/>
              </w:rPr>
              <w:t xml:space="preserve"> 向妍          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sz w:val="36"/>
                <w:szCs w:val="36"/>
                <w:u w:val="none"/>
              </w:rPr>
              <w:t xml:space="preserve"> 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2" w:hRule="atLeast"/>
        </w:trPr>
        <w:tc>
          <w:tcPr>
            <w:tcW w:w="2660" w:type="dxa"/>
            <w:tcBorders>
              <w:right w:val="nil"/>
            </w:tcBorders>
            <w:vAlign w:val="center"/>
          </w:tcPr>
          <w:p>
            <w:pPr>
              <w:spacing w:before="0" w:beforeLines="0"/>
              <w:ind w:firstLine="354" w:firstLineChars="98"/>
              <w:rPr>
                <w:rFonts w:hint="default" w:ascii="Times New Roman" w:hAnsi="Times New Roman" w:eastAsia="宋体" w:cs="Times New Roman"/>
                <w:b/>
                <w:bCs/>
                <w:sz w:val="36"/>
                <w:szCs w:val="36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36"/>
                <w:szCs w:val="36"/>
              </w:rPr>
              <w:t>班    级</w:t>
            </w:r>
          </w:p>
        </w:tc>
        <w:tc>
          <w:tcPr>
            <w:tcW w:w="4101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nil"/>
            </w:tcBorders>
            <w:vAlign w:val="center"/>
          </w:tcPr>
          <w:p>
            <w:pPr>
              <w:spacing w:before="0" w:beforeLines="0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sz w:val="36"/>
                <w:szCs w:val="3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sz w:val="36"/>
                <w:szCs w:val="36"/>
                <w:u w:val="none"/>
              </w:rPr>
              <w:t>2017级</w:t>
            </w:r>
            <w:r>
              <w:rPr>
                <w:rFonts w:hint="eastAsia" w:ascii="Times New Roman" w:hAnsi="Times New Roman" w:cs="Times New Roman"/>
                <w:b w:val="0"/>
                <w:bCs w:val="0"/>
                <w:sz w:val="36"/>
                <w:szCs w:val="36"/>
                <w:u w:val="none"/>
                <w:lang w:val="en-US" w:eastAsia="zh-CN"/>
              </w:rPr>
              <w:t>数控技术专业三年制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sz w:val="36"/>
                <w:szCs w:val="36"/>
                <w:u w:val="none"/>
              </w:rPr>
              <w:t>高职班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3" w:hRule="atLeast"/>
        </w:trPr>
        <w:tc>
          <w:tcPr>
            <w:tcW w:w="2660" w:type="dxa"/>
            <w:tcBorders>
              <w:right w:val="nil"/>
            </w:tcBorders>
            <w:vAlign w:val="center"/>
          </w:tcPr>
          <w:p>
            <w:pPr>
              <w:spacing w:before="0" w:beforeLines="0"/>
              <w:ind w:firstLine="354" w:firstLineChars="98"/>
              <w:rPr>
                <w:rFonts w:hint="default" w:ascii="Times New Roman" w:hAnsi="Times New Roman" w:eastAsia="宋体" w:cs="Times New Roman"/>
                <w:b/>
                <w:bCs/>
                <w:sz w:val="36"/>
                <w:szCs w:val="36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36"/>
                <w:szCs w:val="36"/>
              </w:rPr>
              <w:t>系    部</w:t>
            </w:r>
          </w:p>
        </w:tc>
        <w:tc>
          <w:tcPr>
            <w:tcW w:w="4101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nil"/>
            </w:tcBorders>
            <w:vAlign w:val="center"/>
          </w:tcPr>
          <w:p>
            <w:pPr>
              <w:spacing w:before="0" w:beforeLines="0"/>
              <w:ind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sz w:val="36"/>
                <w:szCs w:val="3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sz w:val="36"/>
                <w:szCs w:val="36"/>
                <w:u w:val="none"/>
              </w:rPr>
              <w:t xml:space="preserve">      机电工程系        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3" w:hRule="atLeast"/>
        </w:trPr>
        <w:tc>
          <w:tcPr>
            <w:tcW w:w="2660" w:type="dxa"/>
            <w:tcBorders>
              <w:right w:val="nil"/>
            </w:tcBorders>
            <w:vAlign w:val="center"/>
          </w:tcPr>
          <w:p>
            <w:pPr>
              <w:spacing w:before="0" w:beforeLines="0"/>
              <w:ind w:firstLine="354" w:firstLineChars="98"/>
              <w:rPr>
                <w:rFonts w:hint="default" w:ascii="Times New Roman" w:hAnsi="Times New Roman" w:eastAsia="宋体" w:cs="Times New Roman"/>
                <w:b/>
                <w:bCs/>
                <w:sz w:val="36"/>
                <w:szCs w:val="36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36"/>
                <w:szCs w:val="36"/>
              </w:rPr>
              <w:t>专    业</w:t>
            </w:r>
          </w:p>
        </w:tc>
        <w:tc>
          <w:tcPr>
            <w:tcW w:w="4101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nil"/>
            </w:tcBorders>
            <w:vAlign w:val="center"/>
          </w:tcPr>
          <w:p>
            <w:pPr>
              <w:spacing w:before="0" w:beforeLines="0"/>
              <w:ind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sz w:val="36"/>
                <w:szCs w:val="3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sz w:val="36"/>
                <w:szCs w:val="36"/>
                <w:u w:val="none"/>
              </w:rPr>
              <w:t xml:space="preserve">       数控技术       </w:t>
            </w:r>
          </w:p>
        </w:tc>
      </w:tr>
      <w:tr>
        <w:tblPrEx>
          <w:tblBorders>
            <w:top w:val="single" w:color="FFFFFF" w:sz="4" w:space="0"/>
            <w:left w:val="single" w:color="FFFFFF" w:sz="4" w:space="0"/>
            <w:bottom w:val="single" w:color="FFFFFF" w:sz="4" w:space="0"/>
            <w:right w:val="single" w:color="FFFFFF" w:sz="4" w:space="0"/>
            <w:insideH w:val="single" w:color="FFFFFF" w:sz="4" w:space="0"/>
            <w:insideV w:val="single" w:color="FFFFF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2" w:hRule="atLeast"/>
        </w:trPr>
        <w:tc>
          <w:tcPr>
            <w:tcW w:w="2660" w:type="dxa"/>
            <w:tcBorders>
              <w:right w:val="nil"/>
            </w:tcBorders>
            <w:vAlign w:val="center"/>
          </w:tcPr>
          <w:p>
            <w:pPr>
              <w:spacing w:before="0" w:beforeLines="0"/>
              <w:ind w:firstLine="354" w:firstLineChars="98"/>
              <w:rPr>
                <w:rFonts w:hint="default" w:ascii="Times New Roman" w:hAnsi="Times New Roman" w:eastAsia="宋体" w:cs="Times New Roman"/>
                <w:b/>
                <w:bCs/>
                <w:sz w:val="36"/>
                <w:szCs w:val="36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sz w:val="36"/>
                <w:szCs w:val="36"/>
              </w:rPr>
              <w:t>指导老师</w:t>
            </w:r>
          </w:p>
        </w:tc>
        <w:tc>
          <w:tcPr>
            <w:tcW w:w="4101" w:type="dxa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nil"/>
            </w:tcBorders>
            <w:vAlign w:val="center"/>
          </w:tcPr>
          <w:p>
            <w:pPr>
              <w:spacing w:before="0" w:beforeLines="0"/>
              <w:ind w:firstLine="0" w:firstLineChars="0"/>
              <w:rPr>
                <w:rFonts w:hint="default" w:ascii="Times New Roman" w:hAnsi="Times New Roman" w:eastAsia="宋体" w:cs="Times New Roman"/>
                <w:b w:val="0"/>
                <w:bCs w:val="0"/>
                <w:sz w:val="36"/>
                <w:szCs w:val="36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sz w:val="36"/>
                <w:szCs w:val="36"/>
                <w:u w:val="none"/>
              </w:rPr>
              <w:t xml:space="preserve">        高星      </w:t>
            </w:r>
            <w:r>
              <w:rPr>
                <w:rFonts w:hint="eastAsia" w:ascii="Times New Roman" w:hAnsi="Times New Roman" w:cs="Times New Roman"/>
                <w:b w:val="0"/>
                <w:bCs w:val="0"/>
                <w:sz w:val="36"/>
                <w:szCs w:val="36"/>
                <w:u w:val="none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sz w:val="36"/>
                <w:szCs w:val="36"/>
                <w:u w:val="none"/>
              </w:rPr>
              <w:t xml:space="preserve">   </w:t>
            </w:r>
          </w:p>
        </w:tc>
      </w:tr>
    </w:tbl>
    <w:p>
      <w:pPr>
        <w:spacing w:before="0" w:beforeLines="0"/>
        <w:ind w:firstLine="640"/>
        <w:jc w:val="center"/>
        <w:rPr>
          <w:rFonts w:hint="default" w:ascii="Times New Roman" w:hAnsi="Times New Roman" w:eastAsia="宋体" w:cs="Times New Roman"/>
          <w:bCs/>
          <w:spacing w:val="-20"/>
          <w:sz w:val="36"/>
          <w:szCs w:val="36"/>
        </w:rPr>
      </w:pPr>
    </w:p>
    <w:p>
      <w:pPr>
        <w:spacing w:before="0" w:beforeLines="0"/>
        <w:ind w:firstLine="640"/>
        <w:jc w:val="center"/>
        <w:rPr>
          <w:rFonts w:hint="default" w:ascii="Times New Roman" w:hAnsi="Times New Roman" w:eastAsia="宋体" w:cs="Times New Roman"/>
          <w:bCs/>
          <w:spacing w:val="-20"/>
          <w:sz w:val="36"/>
          <w:szCs w:val="36"/>
        </w:rPr>
      </w:pPr>
    </w:p>
    <w:p>
      <w:pPr>
        <w:spacing w:before="0" w:beforeLines="0"/>
        <w:ind w:firstLine="640"/>
        <w:jc w:val="center"/>
        <w:rPr>
          <w:rFonts w:hint="default" w:ascii="Times New Roman" w:hAnsi="Times New Roman" w:eastAsia="宋体" w:cs="Times New Roman"/>
          <w:bCs/>
          <w:spacing w:val="-20"/>
          <w:sz w:val="36"/>
          <w:szCs w:val="36"/>
        </w:rPr>
      </w:pPr>
    </w:p>
    <w:p>
      <w:pPr>
        <w:spacing w:before="0" w:beforeLines="0"/>
        <w:ind w:firstLine="640"/>
        <w:jc w:val="center"/>
        <w:rPr>
          <w:rFonts w:hint="default" w:ascii="Times New Roman" w:hAnsi="Times New Roman" w:eastAsia="宋体" w:cs="Times New Roman"/>
          <w:bCs/>
          <w:spacing w:val="-20"/>
          <w:sz w:val="36"/>
          <w:szCs w:val="36"/>
        </w:rPr>
      </w:pPr>
    </w:p>
    <w:p>
      <w:pPr>
        <w:spacing w:before="0" w:beforeLines="0"/>
        <w:ind w:firstLine="640"/>
        <w:jc w:val="center"/>
        <w:rPr>
          <w:rFonts w:hint="default" w:ascii="Times New Roman" w:hAnsi="Times New Roman" w:eastAsia="宋体" w:cs="Times New Roman"/>
          <w:bCs/>
          <w:spacing w:val="-20"/>
          <w:sz w:val="36"/>
          <w:szCs w:val="36"/>
        </w:rPr>
      </w:pPr>
    </w:p>
    <w:p>
      <w:pPr>
        <w:spacing w:before="0" w:beforeLines="0"/>
        <w:ind w:firstLine="640"/>
        <w:jc w:val="center"/>
        <w:rPr>
          <w:rFonts w:hint="default" w:ascii="Times New Roman" w:hAnsi="Times New Roman" w:eastAsia="宋体" w:cs="Times New Roman"/>
          <w:bCs/>
          <w:spacing w:val="-20"/>
          <w:sz w:val="36"/>
          <w:szCs w:val="36"/>
        </w:rPr>
      </w:pPr>
    </w:p>
    <w:p>
      <w:pPr>
        <w:spacing w:before="0" w:beforeLines="0"/>
        <w:ind w:firstLine="640"/>
        <w:jc w:val="center"/>
        <w:rPr>
          <w:rFonts w:hint="default" w:ascii="Times New Roman" w:hAnsi="Times New Roman" w:eastAsia="宋体" w:cs="Times New Roman"/>
          <w:bCs/>
          <w:spacing w:val="-20"/>
          <w:sz w:val="36"/>
          <w:szCs w:val="36"/>
        </w:rPr>
      </w:pPr>
    </w:p>
    <w:p>
      <w:pPr>
        <w:spacing w:before="0" w:beforeLines="0"/>
        <w:ind w:firstLine="640"/>
        <w:jc w:val="center"/>
        <w:rPr>
          <w:rFonts w:hint="default" w:ascii="Times New Roman" w:hAnsi="Times New Roman" w:eastAsia="宋体" w:cs="Times New Roman"/>
          <w:bCs/>
          <w:spacing w:val="-20"/>
          <w:sz w:val="36"/>
          <w:szCs w:val="36"/>
        </w:rPr>
      </w:pPr>
    </w:p>
    <w:p>
      <w:pPr>
        <w:spacing w:before="0" w:beforeLines="0"/>
        <w:ind w:firstLine="640"/>
        <w:jc w:val="center"/>
        <w:rPr>
          <w:rFonts w:hint="default" w:ascii="Times New Roman" w:hAnsi="Times New Roman" w:eastAsia="宋体" w:cs="Times New Roman"/>
          <w:bCs/>
          <w:spacing w:val="-20"/>
          <w:sz w:val="36"/>
          <w:szCs w:val="36"/>
        </w:rPr>
      </w:pPr>
    </w:p>
    <w:p>
      <w:pPr>
        <w:spacing w:before="0" w:beforeLines="0"/>
        <w:ind w:firstLine="640"/>
        <w:jc w:val="center"/>
        <w:rPr>
          <w:rFonts w:hint="default" w:ascii="Times New Roman" w:hAnsi="Times New Roman" w:eastAsia="宋体" w:cs="Times New Roman"/>
          <w:bCs/>
          <w:spacing w:val="-20"/>
          <w:sz w:val="36"/>
          <w:szCs w:val="36"/>
        </w:rPr>
      </w:pPr>
    </w:p>
    <w:p>
      <w:pPr>
        <w:spacing w:before="0" w:beforeLines="0"/>
        <w:ind w:firstLine="640"/>
        <w:jc w:val="center"/>
        <w:rPr>
          <w:rFonts w:hint="default" w:ascii="Times New Roman" w:hAnsi="Times New Roman" w:eastAsia="宋体" w:cs="Times New Roman"/>
          <w:u w:val="single"/>
        </w:rPr>
      </w:pPr>
      <w:r>
        <w:rPr>
          <w:rFonts w:hint="default" w:ascii="Times New Roman" w:hAnsi="Times New Roman" w:eastAsia="宋体" w:cs="Times New Roman"/>
          <w:bCs/>
          <w:spacing w:val="-20"/>
          <w:sz w:val="36"/>
          <w:szCs w:val="36"/>
        </w:rPr>
        <w:t>提交时间： 2020年</w:t>
      </w:r>
      <w:r>
        <w:rPr>
          <w:rFonts w:hint="eastAsia" w:ascii="Times New Roman" w:hAnsi="Times New Roman" w:cs="Times New Roman"/>
          <w:bCs/>
          <w:spacing w:val="-20"/>
          <w:sz w:val="36"/>
          <w:szCs w:val="36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bCs/>
          <w:spacing w:val="-20"/>
          <w:sz w:val="36"/>
          <w:szCs w:val="36"/>
        </w:rPr>
        <w:t>月1</w:t>
      </w:r>
      <w:r>
        <w:rPr>
          <w:rFonts w:hint="eastAsia" w:ascii="Times New Roman" w:hAnsi="Times New Roman" w:cs="Times New Roman"/>
          <w:bCs/>
          <w:spacing w:val="-20"/>
          <w:sz w:val="36"/>
          <w:szCs w:val="36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Cs/>
          <w:spacing w:val="-20"/>
          <w:sz w:val="36"/>
          <w:szCs w:val="36"/>
        </w:rPr>
        <w:t>日</w:t>
      </w:r>
    </w:p>
    <w:p>
      <w:pPr>
        <w:spacing w:before="0" w:beforeLines="0"/>
        <w:ind w:firstLine="667"/>
        <w:jc w:val="center"/>
        <w:rPr>
          <w:rFonts w:hint="default" w:ascii="Times New Roman" w:hAnsi="Times New Roman" w:eastAsia="宋体" w:cs="Times New Roman"/>
          <w:b/>
          <w:bCs/>
          <w:spacing w:val="-14"/>
          <w:sz w:val="36"/>
        </w:rPr>
      </w:pPr>
    </w:p>
    <w:p>
      <w:pPr>
        <w:spacing w:before="156"/>
        <w:ind w:firstLine="0" w:firstLineChars="0"/>
        <w:rPr>
          <w:rFonts w:hint="default" w:ascii="Times New Roman" w:hAnsi="Times New Roman" w:eastAsia="宋体" w:cs="Times New Roman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p>
      <w:pPr>
        <w:spacing w:before="156" w:line="480" w:lineRule="auto"/>
        <w:ind w:firstLine="667"/>
        <w:jc w:val="center"/>
        <w:rPr>
          <w:rFonts w:hint="default" w:ascii="Times New Roman" w:hAnsi="Times New Roman" w:eastAsia="宋体" w:cs="Times New Roman"/>
          <w:b/>
          <w:bCs/>
          <w:spacing w:val="-14"/>
          <w:sz w:val="36"/>
        </w:rPr>
      </w:pPr>
      <w:r>
        <w:rPr>
          <w:rFonts w:hint="default" w:ascii="Times New Roman" w:hAnsi="Times New Roman" w:eastAsia="宋体" w:cs="Times New Roman"/>
          <w:b/>
          <w:bCs/>
          <w:spacing w:val="-14"/>
          <w:sz w:val="36"/>
        </w:rPr>
        <w:t>湖南九嶷职业技术学院毕业设计</w:t>
      </w:r>
    </w:p>
    <w:p>
      <w:pPr>
        <w:spacing w:before="93" w:beforeLines="30" w:line="470" w:lineRule="exact"/>
        <w:ind w:firstLine="664"/>
        <w:jc w:val="center"/>
        <w:rPr>
          <w:rFonts w:hint="default" w:ascii="Times New Roman" w:hAnsi="Times New Roman" w:eastAsia="宋体" w:cs="Times New Roman"/>
          <w:spacing w:val="-14"/>
          <w:sz w:val="36"/>
        </w:rPr>
      </w:pPr>
    </w:p>
    <w:p>
      <w:pPr>
        <w:spacing w:before="93" w:beforeLines="30" w:line="470" w:lineRule="exact"/>
        <w:ind w:firstLine="664"/>
        <w:jc w:val="center"/>
        <w:rPr>
          <w:rFonts w:hint="default" w:ascii="Times New Roman" w:hAnsi="Times New Roman" w:eastAsia="宋体" w:cs="Times New Roman"/>
          <w:spacing w:val="-14"/>
          <w:sz w:val="36"/>
        </w:rPr>
      </w:pPr>
      <w:r>
        <w:rPr>
          <w:rFonts w:hint="default" w:ascii="Times New Roman" w:hAnsi="Times New Roman" w:eastAsia="宋体" w:cs="Times New Roman"/>
          <w:spacing w:val="-14"/>
          <w:sz w:val="36"/>
        </w:rPr>
        <w:t>诚信声明</w:t>
      </w:r>
    </w:p>
    <w:p>
      <w:pPr>
        <w:spacing w:before="93" w:beforeLines="30"/>
        <w:rPr>
          <w:rFonts w:hint="default" w:ascii="Times New Roman" w:hAnsi="Times New Roman" w:eastAsia="宋体" w:cs="Times New Roman"/>
          <w:sz w:val="10"/>
        </w:rPr>
      </w:pPr>
    </w:p>
    <w:p>
      <w:pPr>
        <w:spacing w:before="93" w:beforeLines="30"/>
        <w:rPr>
          <w:rFonts w:hint="default" w:ascii="Times New Roman" w:hAnsi="Times New Roman" w:eastAsia="宋体" w:cs="Times New Roman"/>
          <w:sz w:val="10"/>
        </w:rPr>
      </w:pPr>
    </w:p>
    <w:p>
      <w:pPr>
        <w:spacing w:before="93" w:beforeLines="30"/>
        <w:rPr>
          <w:rFonts w:hint="default" w:ascii="Times New Roman" w:hAnsi="Times New Roman" w:eastAsia="宋体" w:cs="Times New Roman"/>
          <w:sz w:val="1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560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本人郑重声明：所呈交的毕业设计作品，是本人在指导老师的指导下独立完成的。作品不存在知识产权争议，本毕业设计不含任何其他个人或集体已经发表过的作品和成果。本人完全意识到本声明的法律结果由本人承担。</w:t>
      </w:r>
    </w:p>
    <w:p>
      <w:pPr>
        <w:spacing w:before="156"/>
        <w:ind w:firstLine="560"/>
        <w:rPr>
          <w:rFonts w:hint="default" w:ascii="Times New Roman" w:hAnsi="Times New Roman" w:eastAsia="宋体" w:cs="Times New Roman"/>
        </w:rPr>
      </w:pPr>
    </w:p>
    <w:p>
      <w:pPr>
        <w:spacing w:before="156"/>
        <w:ind w:firstLine="560"/>
        <w:rPr>
          <w:rFonts w:hint="default" w:ascii="Times New Roman" w:hAnsi="Times New Roman" w:eastAsia="宋体" w:cs="Times New Roman"/>
        </w:rPr>
      </w:pPr>
    </w:p>
    <w:p>
      <w:pPr>
        <w:spacing w:before="156"/>
        <w:ind w:firstLine="560"/>
        <w:rPr>
          <w:rFonts w:hint="default" w:ascii="Times New Roman" w:hAnsi="Times New Roman" w:eastAsia="宋体" w:cs="Times New Roman"/>
        </w:rPr>
      </w:pPr>
    </w:p>
    <w:p>
      <w:pPr>
        <w:spacing w:before="156"/>
        <w:ind w:firstLine="560"/>
        <w:rPr>
          <w:rFonts w:hint="default" w:ascii="Times New Roman" w:hAnsi="Times New Roman" w:eastAsia="宋体" w:cs="Times New Roman"/>
        </w:rPr>
      </w:pPr>
    </w:p>
    <w:p>
      <w:pPr>
        <w:wordWrap w:val="0"/>
        <w:spacing w:before="156"/>
        <w:ind w:right="560" w:firstLine="560"/>
        <w:jc w:val="center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  <w:spacing w:val="-14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4356735</wp:posOffset>
            </wp:positionH>
            <wp:positionV relativeFrom="paragraph">
              <wp:posOffset>142875</wp:posOffset>
            </wp:positionV>
            <wp:extent cx="325755" cy="1089025"/>
            <wp:effectExtent l="0" t="0" r="8255" b="9525"/>
            <wp:wrapSquare wrapText="bothSides"/>
            <wp:docPr id="66" name="图片 66" descr="D:\新建文件夹\日期-图片.jpg日期-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D:\新建文件夹\日期-图片.jpg日期-图片"/>
                    <pic:cNvPicPr>
                      <a:picLocks noChangeAspect="1"/>
                    </pic:cNvPicPr>
                  </pic:nvPicPr>
                  <pic:blipFill>
                    <a:blip r:embed="rId16">
                      <a:lum contrast="100000"/>
                    </a:blip>
                    <a:srcRect l="49226" t="26357" r="33882" b="3140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575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lang w:eastAsia="zh-CN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4391025</wp:posOffset>
            </wp:positionH>
            <wp:positionV relativeFrom="paragraph">
              <wp:posOffset>59055</wp:posOffset>
            </wp:positionV>
            <wp:extent cx="309245" cy="504190"/>
            <wp:effectExtent l="9525" t="9525" r="19685" b="16510"/>
            <wp:wrapSquare wrapText="bothSides"/>
            <wp:docPr id="4" name="图片 4" descr="姓名+日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姓名+日期"/>
                    <pic:cNvPicPr>
                      <a:picLocks noChangeAspect="1"/>
                    </pic:cNvPicPr>
                  </pic:nvPicPr>
                  <pic:blipFill>
                    <a:blip r:embed="rId17">
                      <a:lum bright="6000" contrast="78000"/>
                    </a:blip>
                    <a:srcRect l="33431" t="44842" r="48647" b="2709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9245" cy="504190"/>
                    </a:xfrm>
                    <a:prstGeom prst="rect">
                      <a:avLst/>
                    </a:prstGeom>
                    <a:solidFill>
                      <a:schemeClr val="bg1">
                        <a:alpha val="0"/>
                      </a:schemeClr>
                    </a:solidFill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</w:rPr>
        <w:t xml:space="preserve">                           毕业设计者签名：</w:t>
      </w:r>
    </w:p>
    <w:p>
      <w:pPr>
        <w:wordWrap w:val="0"/>
        <w:spacing w:before="93" w:beforeLines="30"/>
        <w:ind w:right="378" w:firstLine="504"/>
        <w:jc w:val="right"/>
        <w:rPr>
          <w:rFonts w:hint="default" w:ascii="Times New Roman" w:hAnsi="Times New Roman" w:eastAsia="宋体" w:cs="Times New Roman"/>
          <w:spacing w:val="-14"/>
        </w:rPr>
      </w:pPr>
      <w:r>
        <w:rPr>
          <w:rFonts w:hint="default" w:ascii="Times New Roman" w:hAnsi="Times New Roman" w:eastAsia="宋体" w:cs="Times New Roman"/>
          <w:spacing w:val="-14"/>
          <w:lang w:val="en-US" w:eastAsia="zh-CN"/>
        </w:rPr>
        <w:t xml:space="preserve">          </w:t>
      </w:r>
    </w:p>
    <w:p>
      <w:pPr>
        <w:wordWrap/>
        <w:spacing w:before="93" w:beforeLines="30"/>
        <w:ind w:right="378" w:firstLine="504"/>
        <w:jc w:val="right"/>
        <w:rPr>
          <w:rFonts w:hint="default" w:ascii="Times New Roman" w:hAnsi="Times New Roman" w:eastAsia="宋体" w:cs="Times New Roman"/>
          <w:spacing w:val="-14"/>
        </w:rPr>
      </w:pPr>
    </w:p>
    <w:p>
      <w:pPr>
        <w:wordWrap/>
        <w:spacing w:before="93" w:beforeLines="30"/>
        <w:ind w:right="378" w:firstLine="504"/>
        <w:jc w:val="right"/>
        <w:rPr>
          <w:rFonts w:hint="default" w:ascii="Times New Roman" w:hAnsi="Times New Roman" w:eastAsia="宋体" w:cs="Times New Roman"/>
          <w:spacing w:val="-14"/>
        </w:rPr>
      </w:pPr>
    </w:p>
    <w:p>
      <w:pPr>
        <w:wordWrap/>
        <w:spacing w:before="93" w:beforeLines="30"/>
        <w:ind w:right="378" w:firstLine="504"/>
        <w:jc w:val="right"/>
        <w:rPr>
          <w:rFonts w:hint="default" w:ascii="Times New Roman" w:hAnsi="Times New Roman" w:eastAsia="宋体" w:cs="Times New Roman"/>
          <w:spacing w:val="-14"/>
        </w:rPr>
      </w:pPr>
    </w:p>
    <w:p>
      <w:pPr>
        <w:wordWrap/>
        <w:spacing w:before="93" w:beforeLines="30"/>
        <w:ind w:right="378" w:firstLine="504"/>
        <w:jc w:val="right"/>
        <w:rPr>
          <w:rFonts w:hint="default" w:ascii="Times New Roman" w:hAnsi="Times New Roman" w:eastAsia="宋体" w:cs="Times New Roman"/>
          <w:spacing w:val="-14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sdt>
      <w:sdtPr>
        <w:rPr>
          <w:rFonts w:hint="default" w:ascii="Times New Roman" w:hAnsi="Times New Roman" w:eastAsia="宋体" w:cs="Times New Roman"/>
          <w:b/>
          <w:bCs/>
          <w:kern w:val="2"/>
          <w:sz w:val="44"/>
          <w:szCs w:val="44"/>
          <w:lang w:val="en-US" w:eastAsia="zh-CN" w:bidi="ar-SA"/>
        </w:rPr>
        <w:id w:val="147465900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宋体" w:cs="Times New Roman"/>
          <w:b/>
          <w:bCs/>
          <w:spacing w:val="-14"/>
          <w:kern w:val="2"/>
          <w:sz w:val="28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98" w:name="_GoBack"/>
          <w:bookmarkEnd w:id="98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1"/>
            <w:tabs>
              <w:tab w:val="right" w:leader="dot" w:pos="9071"/>
            </w:tabs>
          </w:pPr>
          <w:r>
            <w:rPr>
              <w:rFonts w:hint="default" w:ascii="Times New Roman" w:hAnsi="Times New Roman" w:eastAsia="宋体" w:cs="Times New Roman"/>
              <w:spacing w:val="-14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 w:val="28"/>
              <w:szCs w:val="28"/>
            </w:rPr>
            <w:instrText xml:space="preserve">TOC \o "1-3" \h \u </w:instrText>
          </w:r>
          <w:r>
            <w:rPr>
              <w:rFonts w:hint="default" w:ascii="Times New Roman" w:hAnsi="Times New Roman" w:eastAsia="宋体" w:cs="Times New Roman"/>
              <w:spacing w:val="-14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instrText xml:space="preserve"> HYPERLINK \l _Toc22085 </w:instrText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Cs w:val="30"/>
            </w:rPr>
            <w:t>引</w:t>
          </w:r>
          <w:r>
            <w:rPr>
              <w:rFonts w:hint="eastAsia" w:ascii="Times New Roman" w:hAnsi="Times New Roman" w:cs="Times New Roman"/>
              <w:szCs w:val="30"/>
              <w:lang w:val="en-US" w:eastAsia="zh-CN"/>
            </w:rPr>
            <w:t xml:space="preserve">  </w:t>
          </w:r>
          <w:r>
            <w:rPr>
              <w:rFonts w:hint="default" w:ascii="Times New Roman" w:hAnsi="Times New Roman" w:eastAsia="宋体" w:cs="Times New Roman"/>
              <w:szCs w:val="30"/>
            </w:rPr>
            <w:t>言</w:t>
          </w:r>
          <w:r>
            <w:tab/>
          </w:r>
          <w:r>
            <w:fldChar w:fldCharType="begin"/>
          </w:r>
          <w:r>
            <w:instrText xml:space="preserve"> PAGEREF _Toc22085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9071"/>
            </w:tabs>
          </w:pP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instrText xml:space="preserve"> HYPERLINK \l _Toc22078 </w:instrText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Cs w:val="32"/>
              <w:lang w:val="en-US" w:eastAsia="zh-CN"/>
            </w:rPr>
            <w:t xml:space="preserve">第一章 </w:t>
          </w:r>
          <w:r>
            <w:rPr>
              <w:rFonts w:hint="eastAsia" w:ascii="Times New Roman" w:hAnsi="Times New Roman" w:cs="Times New Roman"/>
              <w:szCs w:val="32"/>
              <w:lang w:val="en-US" w:eastAsia="zh-CN"/>
            </w:rPr>
            <w:t>三维</w:t>
          </w:r>
          <w:r>
            <w:rPr>
              <w:rFonts w:hint="default" w:ascii="Times New Roman" w:hAnsi="Times New Roman" w:eastAsia="宋体" w:cs="Times New Roman"/>
              <w:szCs w:val="32"/>
            </w:rPr>
            <w:t>建模及图形分析</w:t>
          </w:r>
          <w:r>
            <w:tab/>
          </w:r>
          <w:r>
            <w:fldChar w:fldCharType="begin"/>
          </w:r>
          <w:r>
            <w:instrText xml:space="preserve"> PAGEREF _Toc22078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071"/>
            </w:tabs>
          </w:pP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instrText xml:space="preserve"> HYPERLINK \l _Toc8568 </w:instrText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1.1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 </w:t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t>S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iemens NX</w:t>
          </w:r>
          <w:r>
            <w:rPr>
              <w:rFonts w:hint="default" w:ascii="Times New Roman" w:hAnsi="Times New Roman" w:eastAsia="宋体" w:cs="Times New Roman"/>
            </w:rPr>
            <w:t>简介</w:t>
          </w:r>
          <w:r>
            <w:tab/>
          </w:r>
          <w:r>
            <w:fldChar w:fldCharType="begin"/>
          </w:r>
          <w:r>
            <w:instrText xml:space="preserve"> PAGEREF _Toc8568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071"/>
            </w:tabs>
          </w:pP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instrText xml:space="preserve"> HYPERLINK \l _Toc18250 </w:instrText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 xml:space="preserve">1.2 </w:t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t>三维</w:t>
          </w:r>
          <w:r>
            <w:rPr>
              <w:rFonts w:hint="default" w:ascii="Times New Roman" w:hAnsi="Times New Roman" w:eastAsia="宋体" w:cs="Times New Roman"/>
            </w:rPr>
            <w:t>建模</w:t>
          </w:r>
          <w:r>
            <w:tab/>
          </w:r>
          <w:r>
            <w:fldChar w:fldCharType="begin"/>
          </w:r>
          <w:r>
            <w:instrText xml:space="preserve"> PAGEREF _Toc18250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071"/>
            </w:tabs>
          </w:pP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instrText xml:space="preserve"> HYPERLINK \l _Toc17541 </w:instrText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1.3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 </w:t>
          </w:r>
          <w:r>
            <w:rPr>
              <w:rFonts w:hint="default" w:ascii="Times New Roman" w:hAnsi="Times New Roman" w:eastAsia="宋体" w:cs="Times New Roman"/>
            </w:rPr>
            <w:t>工程图</w:t>
          </w:r>
          <w:r>
            <w:tab/>
          </w:r>
          <w:r>
            <w:fldChar w:fldCharType="begin"/>
          </w:r>
          <w:r>
            <w:instrText xml:space="preserve"> PAGEREF _Toc17541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071"/>
            </w:tabs>
          </w:pP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instrText xml:space="preserve"> HYPERLINK \l _Toc12590 </w:instrText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1.4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 </w:t>
          </w:r>
          <w:r>
            <w:rPr>
              <w:rFonts w:hint="default" w:ascii="Times New Roman" w:hAnsi="Times New Roman" w:eastAsia="宋体" w:cs="Times New Roman"/>
            </w:rPr>
            <w:t>零件公差分析和精度分析</w:t>
          </w:r>
          <w:r>
            <w:tab/>
          </w:r>
          <w:r>
            <w:fldChar w:fldCharType="begin"/>
          </w:r>
          <w:r>
            <w:instrText xml:space="preserve"> PAGEREF _Toc12590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9071"/>
            </w:tabs>
          </w:pP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instrText xml:space="preserve"> HYPERLINK \l _Toc27856 </w:instrText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第二章 </w:t>
          </w:r>
          <w:r>
            <w:rPr>
              <w:rFonts w:hint="default" w:ascii="Times New Roman" w:hAnsi="Times New Roman" w:eastAsia="宋体" w:cs="Times New Roman"/>
            </w:rPr>
            <w:t>机械加工工艺分析</w:t>
          </w:r>
          <w:r>
            <w:tab/>
          </w:r>
          <w:r>
            <w:fldChar w:fldCharType="begin"/>
          </w:r>
          <w:r>
            <w:instrText xml:space="preserve"> PAGEREF _Toc27856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071"/>
            </w:tabs>
          </w:pP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instrText xml:space="preserve"> HYPERLINK \l _Toc26886 </w:instrText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2.1 零件图形分析</w:t>
          </w:r>
          <w:r>
            <w:tab/>
          </w:r>
          <w:r>
            <w:fldChar w:fldCharType="begin"/>
          </w:r>
          <w:r>
            <w:instrText xml:space="preserve"> PAGEREF _Toc26886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071"/>
            </w:tabs>
          </w:pP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instrText xml:space="preserve"> HYPERLINK \l _Toc2881 </w:instrText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2.2 </w:t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t>毛坯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的选择</w:t>
          </w:r>
          <w:r>
            <w:tab/>
          </w:r>
          <w:r>
            <w:fldChar w:fldCharType="begin"/>
          </w:r>
          <w:r>
            <w:instrText xml:space="preserve"> PAGEREF _Toc2881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071"/>
            </w:tabs>
          </w:pP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instrText xml:space="preserve"> HYPERLINK \l _Toc13159 </w:instrText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2.</w:t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t>3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 </w:t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t>零件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加工工艺过程卡</w:t>
          </w:r>
          <w:r>
            <w:tab/>
          </w:r>
          <w:r>
            <w:fldChar w:fldCharType="begin"/>
          </w:r>
          <w:r>
            <w:instrText xml:space="preserve"> PAGEREF _Toc13159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071"/>
            </w:tabs>
          </w:pP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instrText xml:space="preserve"> HYPERLINK \l _Toc21540 </w:instrText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2.</w:t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t>4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 </w:t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t>零件在数控机床上的装夹</w:t>
          </w:r>
          <w:r>
            <w:tab/>
          </w:r>
          <w:r>
            <w:fldChar w:fldCharType="begin"/>
          </w:r>
          <w:r>
            <w:instrText xml:space="preserve"> PAGEREF _Toc21540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071"/>
            </w:tabs>
          </w:pP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instrText xml:space="preserve"> HYPERLINK \l _Toc5457 </w:instrText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2.</w:t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t>5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 选择切削用量</w:t>
          </w:r>
          <w:r>
            <w:tab/>
          </w:r>
          <w:r>
            <w:fldChar w:fldCharType="begin"/>
          </w:r>
          <w:r>
            <w:instrText xml:space="preserve"> PAGEREF _Toc5457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071"/>
            </w:tabs>
          </w:pP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instrText xml:space="preserve"> HYPERLINK \l _Toc23248 </w:instrText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2.6 </w:t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t>数控机床的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加工路线</w:t>
          </w:r>
          <w:r>
            <w:tab/>
          </w:r>
          <w:r>
            <w:fldChar w:fldCharType="begin"/>
          </w:r>
          <w:r>
            <w:instrText xml:space="preserve"> PAGEREF _Toc23248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071"/>
            </w:tabs>
          </w:pP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instrText xml:space="preserve"> HYPERLINK \l _Toc21936 </w:instrText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2.7 </w:t>
          </w:r>
          <w:r>
            <w:rPr>
              <w:rFonts w:hint="default" w:ascii="Times New Roman" w:hAnsi="Times New Roman" w:eastAsia="宋体" w:cs="Times New Roman"/>
            </w:rPr>
            <w:t>刀具选择</w:t>
          </w:r>
          <w:r>
            <w:tab/>
          </w:r>
          <w:r>
            <w:fldChar w:fldCharType="begin"/>
          </w:r>
          <w:r>
            <w:instrText xml:space="preserve"> PAGEREF _Toc21936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071"/>
            </w:tabs>
          </w:pP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instrText xml:space="preserve"> HYPERLINK \l _Toc4013 </w:instrText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2.</w:t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t>8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 </w:t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t>数控加工工序卡</w:t>
          </w:r>
          <w:r>
            <w:tab/>
          </w:r>
          <w:r>
            <w:fldChar w:fldCharType="begin"/>
          </w:r>
          <w:r>
            <w:instrText xml:space="preserve"> PAGEREF _Toc4013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9071"/>
            </w:tabs>
          </w:pP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instrText xml:space="preserve"> HYPERLINK \l _Toc31692 </w:instrText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Cs w:val="32"/>
              <w:lang w:val="en-US" w:eastAsia="zh-CN"/>
            </w:rPr>
            <w:t>第三章 NX</w:t>
          </w:r>
          <w:r>
            <w:rPr>
              <w:rFonts w:hint="default" w:ascii="Times New Roman" w:hAnsi="Times New Roman" w:eastAsia="宋体" w:cs="Times New Roman"/>
              <w:szCs w:val="32"/>
            </w:rPr>
            <w:t>自动编程</w:t>
          </w:r>
          <w:r>
            <w:tab/>
          </w:r>
          <w:r>
            <w:fldChar w:fldCharType="begin"/>
          </w:r>
          <w:r>
            <w:instrText xml:space="preserve"> PAGEREF _Toc31692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071"/>
            </w:tabs>
          </w:pP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instrText xml:space="preserve"> HYPERLINK \l _Toc23386 </w:instrText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3</w:t>
          </w:r>
          <w:r>
            <w:rPr>
              <w:rFonts w:hint="default" w:ascii="Times New Roman" w:hAnsi="Times New Roman" w:eastAsia="宋体" w:cs="Times New Roman"/>
            </w:rPr>
            <w:t>.1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 </w:t>
          </w:r>
          <w:r>
            <w:rPr>
              <w:rFonts w:hint="default" w:ascii="Times New Roman" w:hAnsi="Times New Roman" w:eastAsia="宋体" w:cs="Times New Roman"/>
            </w:rPr>
            <w:t>公差处理</w:t>
          </w:r>
          <w:r>
            <w:tab/>
          </w:r>
          <w:r>
            <w:fldChar w:fldCharType="begin"/>
          </w:r>
          <w:r>
            <w:instrText xml:space="preserve"> PAGEREF _Toc23386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071"/>
            </w:tabs>
          </w:pP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instrText xml:space="preserve"> HYPERLINK \l _Toc14943 </w:instrText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3</w:t>
          </w:r>
          <w:r>
            <w:rPr>
              <w:rFonts w:hint="default" w:ascii="Times New Roman" w:hAnsi="Times New Roman" w:eastAsia="宋体" w:cs="Times New Roman"/>
            </w:rPr>
            <w:t>.</w:t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t>2 加工的基本设置</w:t>
          </w:r>
          <w:r>
            <w:tab/>
          </w:r>
          <w:r>
            <w:fldChar w:fldCharType="begin"/>
          </w:r>
          <w:r>
            <w:instrText xml:space="preserve"> PAGEREF _Toc14943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071"/>
            </w:tabs>
          </w:pP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instrText xml:space="preserve"> HYPERLINK \l _Toc10232 </w:instrText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3</w:t>
          </w:r>
          <w:r>
            <w:rPr>
              <w:rFonts w:hint="default" w:ascii="Times New Roman" w:hAnsi="Times New Roman" w:eastAsia="宋体" w:cs="Times New Roman"/>
            </w:rPr>
            <w:t>.</w:t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t>3 生成刀路轨迹</w:t>
          </w:r>
          <w:r>
            <w:tab/>
          </w:r>
          <w:r>
            <w:fldChar w:fldCharType="begin"/>
          </w:r>
          <w:r>
            <w:instrText xml:space="preserve"> PAGEREF _Toc10232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9071"/>
            </w:tabs>
          </w:pP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instrText xml:space="preserve"> HYPERLINK \l _Toc29732 </w:instrText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第四章</w:t>
          </w:r>
          <w:r>
            <w:rPr>
              <w:rFonts w:hint="eastAsia" w:ascii="Times New Roman" w:hAnsi="Times New Roman" w:cs="Times New Roman"/>
              <w:lang w:val="en-US" w:eastAsia="zh-CN"/>
            </w:rPr>
            <w:t xml:space="preserve"> </w:t>
          </w:r>
          <w:r>
            <w:rPr>
              <w:rFonts w:hint="default" w:ascii="Times New Roman" w:hAnsi="Times New Roman" w:eastAsia="宋体" w:cs="Times New Roman"/>
            </w:rPr>
            <w:t>后处理</w:t>
          </w:r>
          <w:r>
            <w:rPr>
              <w:rFonts w:hint="eastAsia" w:ascii="Times New Roman" w:hAnsi="Times New Roman" w:cs="Times New Roman"/>
              <w:lang w:val="en-US" w:eastAsia="zh-CN"/>
            </w:rPr>
            <w:t>制定</w:t>
          </w:r>
          <w:r>
            <w:rPr>
              <w:rFonts w:hint="default" w:ascii="Times New Roman" w:hAnsi="Times New Roman" w:eastAsia="宋体" w:cs="Times New Roman"/>
            </w:rPr>
            <w:t>与</w:t>
          </w:r>
          <w:r>
            <w:rPr>
              <w:rFonts w:hint="eastAsia" w:ascii="Times New Roman" w:hAnsi="Times New Roman" w:cs="Times New Roman"/>
              <w:lang w:val="en-US" w:eastAsia="zh-CN"/>
            </w:rPr>
            <w:t>G代码生成</w:t>
          </w:r>
          <w:r>
            <w:tab/>
          </w:r>
          <w:r>
            <w:fldChar w:fldCharType="begin"/>
          </w:r>
          <w:r>
            <w:instrText xml:space="preserve"> PAGEREF _Toc29732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071"/>
            </w:tabs>
          </w:pP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instrText xml:space="preserve"> HYPERLINK \l _Toc29164 </w:instrText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4</w:t>
          </w:r>
          <w:r>
            <w:rPr>
              <w:rFonts w:hint="default" w:ascii="Times New Roman" w:hAnsi="Times New Roman" w:eastAsia="宋体" w:cs="Times New Roman"/>
            </w:rPr>
            <w:t>.1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 </w:t>
          </w:r>
          <w:r>
            <w:rPr>
              <w:rFonts w:hint="default" w:ascii="Times New Roman" w:hAnsi="Times New Roman" w:eastAsia="宋体" w:cs="Times New Roman"/>
            </w:rPr>
            <w:t>后处理</w:t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t>制作</w:t>
          </w:r>
          <w:r>
            <w:tab/>
          </w:r>
          <w:r>
            <w:fldChar w:fldCharType="begin"/>
          </w:r>
          <w:r>
            <w:instrText xml:space="preserve"> PAGEREF _Toc29164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071"/>
            </w:tabs>
          </w:pP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instrText xml:space="preserve"> HYPERLINK \l _Toc11806 </w:instrText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4</w:t>
          </w:r>
          <w:r>
            <w:rPr>
              <w:rFonts w:hint="default" w:ascii="Times New Roman" w:hAnsi="Times New Roman" w:eastAsia="宋体" w:cs="Times New Roman"/>
            </w:rPr>
            <w:t>.</w:t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t>2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 </w:t>
          </w:r>
          <w:r>
            <w:rPr>
              <w:rFonts w:hint="default" w:ascii="Times New Roman" w:hAnsi="Times New Roman" w:eastAsia="宋体" w:cs="Times New Roman"/>
            </w:rPr>
            <w:t>后处理</w:t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t>生成G代码</w:t>
          </w:r>
          <w:r>
            <w:tab/>
          </w:r>
          <w:r>
            <w:fldChar w:fldCharType="begin"/>
          </w:r>
          <w:r>
            <w:instrText xml:space="preserve"> PAGEREF _Toc11806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9071"/>
            </w:tabs>
          </w:pP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instrText xml:space="preserve"> HYPERLINK \l _Toc918 </w:instrText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Cs w:val="32"/>
              <w:lang w:val="en-US" w:eastAsia="zh-CN"/>
            </w:rPr>
            <w:t xml:space="preserve">第五章 </w:t>
          </w:r>
          <w:r>
            <w:rPr>
              <w:rFonts w:hint="default" w:ascii="Times New Roman" w:hAnsi="Times New Roman" w:eastAsia="宋体" w:cs="Times New Roman"/>
              <w:szCs w:val="32"/>
            </w:rPr>
            <w:t>Vericut仿真</w:t>
          </w:r>
          <w:r>
            <w:tab/>
          </w:r>
          <w:r>
            <w:fldChar w:fldCharType="begin"/>
          </w:r>
          <w:r>
            <w:instrText xml:space="preserve"> PAGEREF _Toc918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071"/>
            </w:tabs>
          </w:pP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instrText xml:space="preserve"> HYPERLINK \l _Toc9456 </w:instrText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5.1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 </w:t>
          </w:r>
          <w:r>
            <w:rPr>
              <w:rFonts w:hint="default" w:ascii="Times New Roman" w:hAnsi="Times New Roman" w:eastAsia="宋体" w:cs="Times New Roman"/>
            </w:rPr>
            <w:t>Vericut简介</w:t>
          </w:r>
          <w:r>
            <w:tab/>
          </w:r>
          <w:r>
            <w:fldChar w:fldCharType="begin"/>
          </w:r>
          <w:r>
            <w:instrText xml:space="preserve"> PAGEREF _Toc9456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071"/>
            </w:tabs>
          </w:pP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instrText xml:space="preserve"> HYPERLINK \l _Toc23499 </w:instrText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5</w:t>
          </w:r>
          <w:r>
            <w:rPr>
              <w:rFonts w:hint="default" w:ascii="Times New Roman" w:hAnsi="Times New Roman" w:eastAsia="宋体" w:cs="Times New Roman"/>
            </w:rPr>
            <w:t>.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2 </w:t>
          </w:r>
          <w:r>
            <w:rPr>
              <w:rFonts w:hint="default" w:ascii="Times New Roman" w:hAnsi="Times New Roman" w:eastAsia="宋体" w:cs="Times New Roman"/>
            </w:rPr>
            <w:t>验证程序</w:t>
          </w:r>
          <w:r>
            <w:tab/>
          </w:r>
          <w:r>
            <w:fldChar w:fldCharType="begin"/>
          </w:r>
          <w:r>
            <w:instrText xml:space="preserve"> PAGEREF _Toc23499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9071"/>
            </w:tabs>
          </w:pP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instrText xml:space="preserve"> HYPERLINK \l _Toc9711 </w:instrText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Cs w:val="32"/>
              <w:lang w:val="en-US" w:eastAsia="zh-CN"/>
            </w:rPr>
            <w:t xml:space="preserve">第六章 </w:t>
          </w:r>
          <w:r>
            <w:rPr>
              <w:rFonts w:hint="default" w:ascii="Times New Roman" w:hAnsi="Times New Roman" w:eastAsia="宋体" w:cs="Times New Roman"/>
              <w:szCs w:val="32"/>
            </w:rPr>
            <w:t>试切削</w:t>
          </w:r>
          <w:r>
            <w:tab/>
          </w:r>
          <w:r>
            <w:fldChar w:fldCharType="begin"/>
          </w:r>
          <w:r>
            <w:instrText xml:space="preserve"> PAGEREF _Toc9711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071"/>
            </w:tabs>
          </w:pP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instrText xml:space="preserve"> HYPERLINK \l _Toc32022 </w:instrText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</w:rPr>
            <w:t>6.1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 xml:space="preserve"> 对刀</w:t>
          </w:r>
          <w:r>
            <w:rPr>
              <w:rFonts w:hint="default" w:ascii="Times New Roman" w:hAnsi="Times New Roman" w:eastAsia="宋体" w:cs="Times New Roman"/>
            </w:rPr>
            <w:t>操作</w:t>
          </w:r>
          <w:r>
            <w:tab/>
          </w:r>
          <w:r>
            <w:fldChar w:fldCharType="begin"/>
          </w:r>
          <w:r>
            <w:instrText xml:space="preserve"> PAGEREF _Toc32022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071"/>
            </w:tabs>
          </w:pP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instrText xml:space="preserve"> HYPERLINK \l _Toc5129 </w:instrText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6.2 对刀方法</w:t>
          </w:r>
          <w:r>
            <w:tab/>
          </w:r>
          <w:r>
            <w:fldChar w:fldCharType="begin"/>
          </w:r>
          <w:r>
            <w:instrText xml:space="preserve"> PAGEREF _Toc5129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071"/>
            </w:tabs>
          </w:pP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instrText xml:space="preserve"> HYPERLINK \l _Toc24174 </w:instrText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Cs w:val="28"/>
              <w:lang w:val="en-US" w:eastAsia="zh-CN"/>
            </w:rPr>
            <w:t>6.3 加工需注意事项</w:t>
          </w:r>
          <w:r>
            <w:tab/>
          </w:r>
          <w:r>
            <w:fldChar w:fldCharType="begin"/>
          </w:r>
          <w:r>
            <w:instrText xml:space="preserve"> PAGEREF _Toc24174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9071"/>
            </w:tabs>
          </w:pP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instrText xml:space="preserve"> HYPERLINK \l _Toc5424 </w:instrText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6.4</w:t>
          </w:r>
          <w:r>
            <w:rPr>
              <w:rFonts w:hint="eastAsia" w:ascii="Times New Roman" w:hAnsi="Times New Roman" w:eastAsia="宋体" w:cs="Times New Roman"/>
              <w:lang w:val="en-US" w:eastAsia="zh-CN"/>
            </w:rPr>
            <w:t xml:space="preserve"> </w:t>
          </w:r>
          <w:r>
            <w:rPr>
              <w:rFonts w:hint="default" w:ascii="Times New Roman" w:hAnsi="Times New Roman" w:eastAsia="宋体" w:cs="Times New Roman"/>
              <w:lang w:val="en-US" w:eastAsia="zh-CN"/>
            </w:rPr>
            <w:t>首件试切</w:t>
          </w:r>
          <w:r>
            <w:tab/>
          </w:r>
          <w:r>
            <w:fldChar w:fldCharType="begin"/>
          </w:r>
          <w:r>
            <w:instrText xml:space="preserve"> PAGEREF _Toc5424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9071"/>
            </w:tabs>
          </w:pP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instrText xml:space="preserve"> HYPERLINK \l _Toc21768 </w:instrText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Cs w:val="30"/>
            </w:rPr>
            <w:t>总</w:t>
          </w:r>
          <w:r>
            <w:rPr>
              <w:rFonts w:hint="eastAsia" w:ascii="Times New Roman" w:hAnsi="Times New Roman" w:cs="Times New Roman"/>
              <w:szCs w:val="30"/>
              <w:lang w:val="en-US" w:eastAsia="zh-CN"/>
            </w:rPr>
            <w:t xml:space="preserve">  </w:t>
          </w:r>
          <w:r>
            <w:rPr>
              <w:rFonts w:hint="default" w:ascii="Times New Roman" w:hAnsi="Times New Roman" w:eastAsia="宋体" w:cs="Times New Roman"/>
              <w:szCs w:val="30"/>
            </w:rPr>
            <w:t>结</w:t>
          </w:r>
          <w:r>
            <w:tab/>
          </w:r>
          <w:r>
            <w:fldChar w:fldCharType="begin"/>
          </w:r>
          <w:r>
            <w:instrText xml:space="preserve"> PAGEREF _Toc21768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9071"/>
            </w:tabs>
          </w:pP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instrText xml:space="preserve"> HYPERLINK \l _Toc14167 </w:instrText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Cs w:val="28"/>
            </w:rPr>
            <w:t>参考文献</w:t>
          </w:r>
          <w:r>
            <w:tab/>
          </w:r>
          <w:r>
            <w:fldChar w:fldCharType="begin"/>
          </w:r>
          <w:r>
            <w:instrText xml:space="preserve"> PAGEREF _Toc14167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/>
            <w:ind w:left="0" w:leftChars="0" w:right="378" w:firstLine="0" w:firstLineChars="0"/>
            <w:jc w:val="both"/>
            <w:textAlignment w:val="auto"/>
            <w:rPr>
              <w:rFonts w:hint="default" w:ascii="Times New Roman" w:hAnsi="Times New Roman" w:eastAsia="宋体" w:cs="Times New Roman"/>
              <w:spacing w:val="-14"/>
            </w:rPr>
          </w:pPr>
          <w:r>
            <w:rPr>
              <w:rFonts w:hint="default" w:ascii="Times New Roman" w:hAnsi="Times New Roman" w:eastAsia="宋体" w:cs="Times New Roman"/>
              <w:spacing w:val="-14"/>
              <w:szCs w:val="28"/>
            </w:rP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/>
        <w:ind w:firstLine="643"/>
        <w:jc w:val="center"/>
        <w:textAlignment w:val="auto"/>
        <w:outlineLvl w:val="0"/>
        <w:rPr>
          <w:ins w:id="11" w:author="gaoxing" w:date="2020-05-14T19:40:30Z"/>
          <w:rFonts w:hint="default" w:ascii="Times New Roman" w:hAnsi="Times New Roman" w:eastAsia="宋体" w:cs="Times New Roman"/>
          <w:b/>
          <w:sz w:val="30"/>
          <w:szCs w:val="30"/>
        </w:rPr>
        <w:sectPr>
          <w:headerReference r:id="rId9" w:type="first"/>
          <w:footerReference r:id="rId11" w:type="first"/>
          <w:footerReference r:id="rId10" w:type="default"/>
          <w:pgSz w:w="11906" w:h="16838"/>
          <w:pgMar w:top="1588" w:right="1134" w:bottom="1247" w:left="1701" w:header="1021" w:footer="794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upperRoman" w:start="1"/>
          <w:cols w:space="425" w:num="1"/>
          <w:titlePg/>
          <w:docGrid w:type="lines" w:linePitch="312" w:charSpace="0"/>
        </w:sectPr>
      </w:pPr>
      <w:bookmarkStart w:id="0" w:name="_Toc12959"/>
      <w:bookmarkStart w:id="1" w:name="_Toc23276937"/>
      <w:bookmarkStart w:id="2" w:name="_Toc2560299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/>
        <w:ind w:firstLine="643"/>
        <w:jc w:val="center"/>
        <w:textAlignment w:val="auto"/>
        <w:outlineLvl w:val="0"/>
        <w:rPr>
          <w:rFonts w:hint="default" w:ascii="Times New Roman" w:hAnsi="Times New Roman" w:eastAsia="宋体" w:cs="Times New Roman"/>
          <w:b/>
          <w:sz w:val="30"/>
          <w:szCs w:val="30"/>
        </w:rPr>
      </w:pPr>
      <w:bookmarkStart w:id="3" w:name="_Toc22085"/>
      <w:r>
        <w:rPr>
          <w:rFonts w:hint="default" w:ascii="Times New Roman" w:hAnsi="Times New Roman" w:eastAsia="宋体" w:cs="Times New Roman"/>
          <w:b/>
          <w:sz w:val="30"/>
          <w:szCs w:val="30"/>
        </w:rPr>
        <w:t>引</w:t>
      </w:r>
      <w:r>
        <w:rPr>
          <w:rFonts w:hint="eastAsia" w:ascii="Times New Roman" w:hAnsi="Times New Roman" w:cs="Times New Roman"/>
          <w:b/>
          <w:sz w:val="30"/>
          <w:szCs w:val="30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b/>
          <w:sz w:val="30"/>
          <w:szCs w:val="30"/>
        </w:rPr>
        <w:t>言</w:t>
      </w:r>
      <w:bookmarkEnd w:id="0"/>
      <w:bookmarkEnd w:id="1"/>
      <w:bookmarkEnd w:id="2"/>
      <w:bookmarkEnd w:id="3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240" w:lineRule="auto"/>
        <w:ind w:firstLine="480"/>
        <w:textAlignment w:val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0"/>
          <w:sz w:val="28"/>
          <w:szCs w:val="28"/>
          <w:lang w:bidi="ar"/>
        </w:rPr>
        <w:t>数控技术</w:t>
      </w:r>
      <w:r>
        <w:rPr>
          <w:rFonts w:hint="eastAsia" w:ascii="Times New Roman" w:hAnsi="Times New Roman" w:cs="Times New Roman"/>
          <w:kern w:val="0"/>
          <w:sz w:val="28"/>
          <w:szCs w:val="28"/>
          <w:lang w:val="en-US" w:eastAsia="zh-CN" w:bidi="ar"/>
        </w:rPr>
        <w:t>是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bidi="ar"/>
        </w:rPr>
        <w:t>采用数字控制的方法对某一工作过程实现自动控制的技术。它的应用非常广泛，所控制的通常是位置、角度、速度等机械量</w:t>
      </w:r>
      <w:r>
        <w:rPr>
          <w:rFonts w:hint="eastAsia" w:ascii="Times New Roman" w:hAnsi="Times New Roman" w:cs="Times New Roman"/>
          <w:kern w:val="0"/>
          <w:sz w:val="28"/>
          <w:szCs w:val="28"/>
          <w:lang w:val="en-US" w:eastAsia="zh-CN" w:bidi="ar"/>
        </w:rPr>
        <w:t>或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bidi="ar"/>
        </w:rPr>
        <w:t>与机械能量流向有关的开关量。</w:t>
      </w:r>
      <w:r>
        <w:rPr>
          <w:rFonts w:hint="eastAsia" w:ascii="Times New Roman" w:hAnsi="Times New Roman" w:cs="Times New Roman"/>
          <w:kern w:val="0"/>
          <w:sz w:val="28"/>
          <w:szCs w:val="28"/>
          <w:lang w:val="en-US" w:eastAsia="zh-CN" w:bidi="ar"/>
        </w:rPr>
        <w:t>数控机床是使用了数控技术的机械加工的机床，是一种装有程序控制系统的自动化机床。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bidi="ar"/>
        </w:rPr>
        <w:t>它是集传统的机械制造技术，计算机技术、传感检测技术、网络通信技术、光机电技术于一体的现代制造业基础技术，具有高精度，高效率、柔性自动化等特点。它是一个国家现代化制造的</w:t>
      </w:r>
      <w:r>
        <w:rPr>
          <w:rFonts w:hint="eastAsia" w:ascii="Times New Roman" w:hAnsi="Times New Roman" w:cs="Times New Roman"/>
          <w:kern w:val="0"/>
          <w:sz w:val="28"/>
          <w:szCs w:val="28"/>
          <w:lang w:val="en-US" w:eastAsia="zh-CN" w:bidi="ar"/>
        </w:rPr>
        <w:t>基础。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240" w:lineRule="auto"/>
        <w:ind w:firstLine="480"/>
        <w:textAlignment w:val="auto"/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cs="Times New Roman"/>
          <w:kern w:val="0"/>
          <w:sz w:val="28"/>
          <w:szCs w:val="28"/>
          <w:lang w:val="en-US" w:eastAsia="zh-CN" w:bidi="ar"/>
        </w:rPr>
        <w:t>自从</w:t>
      </w:r>
      <w:r>
        <w:rPr>
          <w:rFonts w:hint="default" w:ascii="Times New Roman" w:hAnsi="Times New Roman" w:cs="Times New Roman"/>
          <w:kern w:val="0"/>
          <w:sz w:val="28"/>
          <w:szCs w:val="28"/>
          <w:lang w:val="en-US" w:eastAsia="zh-CN" w:bidi="ar"/>
        </w:rPr>
        <w:t>1952年美国麻省理工学院成功研制</w:t>
      </w:r>
      <w:r>
        <w:rPr>
          <w:rFonts w:hint="eastAsia" w:ascii="Times New Roman" w:hAnsi="Times New Roman" w:cs="Times New Roman"/>
          <w:kern w:val="0"/>
          <w:sz w:val="28"/>
          <w:szCs w:val="28"/>
          <w:lang w:val="en-US" w:eastAsia="zh-CN" w:bidi="ar"/>
        </w:rPr>
        <w:t>了</w:t>
      </w:r>
      <w:r>
        <w:rPr>
          <w:rFonts w:hint="default" w:ascii="Times New Roman" w:hAnsi="Times New Roman" w:cs="Times New Roman"/>
          <w:kern w:val="0"/>
          <w:sz w:val="28"/>
          <w:szCs w:val="28"/>
          <w:lang w:val="en-US" w:eastAsia="zh-CN" w:bidi="ar"/>
        </w:rPr>
        <w:t>第一台数控铣床</w:t>
      </w:r>
      <w:r>
        <w:rPr>
          <w:rFonts w:hint="eastAsia" w:ascii="Times New Roman" w:hAnsi="Times New Roman" w:cs="Times New Roman"/>
          <w:kern w:val="0"/>
          <w:sz w:val="28"/>
          <w:szCs w:val="28"/>
          <w:lang w:val="en-US" w:eastAsia="zh-CN" w:bidi="ar"/>
        </w:rPr>
        <w:t>至今，已有68年的发展，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bidi="ar"/>
        </w:rPr>
        <w:t>目前国外先进国家机械设备的数控化率</w:t>
      </w:r>
      <w:r>
        <w:rPr>
          <w:rFonts w:hint="eastAsia" w:ascii="Times New Roman" w:hAnsi="Times New Roman" w:cs="Times New Roman"/>
          <w:kern w:val="0"/>
          <w:sz w:val="28"/>
          <w:szCs w:val="28"/>
          <w:lang w:val="en-US" w:eastAsia="zh-CN" w:bidi="ar"/>
        </w:rPr>
        <w:t>非常高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bidi="ar"/>
        </w:rPr>
        <w:t>，而我国的机械设备的数控化率也有要非常大的提升，</w:t>
      </w:r>
      <w:r>
        <w:rPr>
          <w:rFonts w:hint="eastAsia" w:ascii="Times New Roman" w:hAnsi="Times New Roman" w:cs="Times New Roman"/>
          <w:kern w:val="0"/>
          <w:sz w:val="28"/>
          <w:szCs w:val="28"/>
          <w:lang w:val="en-US" w:eastAsia="zh-CN" w:bidi="ar"/>
        </w:rPr>
        <w:t>数控技术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bidi="ar"/>
        </w:rPr>
        <w:t>技术的应用也越来越广泛</w:t>
      </w:r>
      <w:r>
        <w:rPr>
          <w:rFonts w:hint="eastAsia" w:ascii="Times New Roman" w:hAnsi="Times New Roman" w:cs="Times New Roman"/>
          <w:kern w:val="0"/>
          <w:sz w:val="28"/>
          <w:szCs w:val="28"/>
          <w:lang w:eastAsia="zh-CN" w:bidi="ar"/>
        </w:rPr>
        <w:t>，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bidi="ar"/>
        </w:rPr>
        <w:t>从</w:t>
      </w:r>
      <w:r>
        <w:rPr>
          <w:rFonts w:hint="eastAsia" w:ascii="Times New Roman" w:hAnsi="Times New Roman" w:cs="Times New Roman"/>
          <w:kern w:val="0"/>
          <w:sz w:val="28"/>
          <w:szCs w:val="28"/>
          <w:lang w:val="en-US" w:eastAsia="zh-CN" w:bidi="ar"/>
        </w:rPr>
        <w:t>基础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bidi="ar"/>
        </w:rPr>
        <w:t>数控</w:t>
      </w:r>
      <w:r>
        <w:rPr>
          <w:rFonts w:hint="eastAsia" w:ascii="Times New Roman" w:hAnsi="Times New Roman" w:cs="Times New Roman"/>
          <w:kern w:val="0"/>
          <w:sz w:val="28"/>
          <w:szCs w:val="28"/>
          <w:lang w:val="en-US" w:eastAsia="zh-CN" w:bidi="ar"/>
        </w:rPr>
        <w:t>车、数控铣、加工中心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bidi="ar"/>
        </w:rPr>
        <w:t>逐步的发展到</w:t>
      </w:r>
      <w:r>
        <w:rPr>
          <w:rFonts w:hint="eastAsia" w:ascii="Times New Roman" w:hAnsi="Times New Roman" w:cs="Times New Roman"/>
          <w:kern w:val="0"/>
          <w:sz w:val="28"/>
          <w:szCs w:val="28"/>
          <w:lang w:val="en-US" w:eastAsia="zh-CN" w:bidi="ar"/>
        </w:rPr>
        <w:t>四轴、五轴加工中心、车铣复合等，数控技术向高精度、高速度、多功能、绿色环保方向发展。再加上我国大力推行中国制造2025，对人才的要求更加高，高水平高技术的数控人才非常紧缺。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240" w:lineRule="auto"/>
        <w:ind w:firstLine="480"/>
        <w:textAlignment w:val="auto"/>
        <w:rPr>
          <w:rFonts w:hint="eastAsia" w:ascii="Times New Roman" w:hAnsi="Times New Roman" w:cs="Times New Roman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cs="Times New Roman"/>
          <w:kern w:val="0"/>
          <w:sz w:val="28"/>
          <w:szCs w:val="28"/>
          <w:lang w:val="en-US" w:eastAsia="zh-CN" w:bidi="ar"/>
        </w:rPr>
        <w:t>数控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bidi="ar"/>
        </w:rPr>
        <w:t>技术</w:t>
      </w:r>
      <w:r>
        <w:rPr>
          <w:rFonts w:hint="eastAsia" w:ascii="Times New Roman" w:hAnsi="Times New Roman" w:cs="Times New Roman"/>
          <w:kern w:val="0"/>
          <w:sz w:val="28"/>
          <w:szCs w:val="28"/>
          <w:lang w:val="en-US" w:eastAsia="zh-CN" w:bidi="ar"/>
        </w:rPr>
        <w:t>对技术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bidi="ar"/>
        </w:rPr>
        <w:t>人员的要求非常高，</w:t>
      </w:r>
      <w:r>
        <w:rPr>
          <w:rFonts w:hint="eastAsia" w:ascii="Times New Roman" w:hAnsi="Times New Roman" w:cs="Times New Roman"/>
          <w:kern w:val="0"/>
          <w:sz w:val="28"/>
          <w:szCs w:val="28"/>
          <w:lang w:val="en-US" w:eastAsia="zh-CN" w:bidi="ar"/>
        </w:rPr>
        <w:t>即需要懂机械制图、公差配合、工程材料与热处理、机械加工工艺等基础知识，又需要懂3D建模、出工程图、数控加工工艺、零件的自动编程、程序的仿真应用、机床的操作与零件的加工，本毕业设计综合运用这些知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240" w:lineRule="auto"/>
        <w:ind w:firstLine="480"/>
        <w:textAlignment w:val="auto"/>
        <w:rPr>
          <w:rFonts w:hint="default" w:ascii="Times New Roman" w:hAnsi="Times New Roman" w:cs="Times New Roman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cs="Times New Roman"/>
          <w:kern w:val="0"/>
          <w:sz w:val="28"/>
          <w:szCs w:val="28"/>
          <w:lang w:val="en-US" w:eastAsia="zh-CN" w:bidi="ar"/>
        </w:rPr>
        <w:t>本课题如图0-1所示，来源于世界技能大赛中国队的练习题，零件的结构多，由外形、平面、槽、倒圆、孔、螺纹等内容组成，精度也比较高，最高精度为7级。本毕业设计通过绘制零件的三维模型、工程图进行了图形分析，制定了机械加工工艺卡和数控加工工艺卡，使用Siemens NX编程出刀路，后处理后进行Vericut的G代码仿真，最后在数控机床上加工出来，综合运用了在学校所学的知识。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240" w:lineRule="auto"/>
        <w:textAlignment w:val="auto"/>
      </w:pPr>
      <w:r>
        <w:drawing>
          <wp:inline distT="0" distB="0" distL="114300" distR="114300">
            <wp:extent cx="5758180" cy="4156710"/>
            <wp:effectExtent l="0" t="0" r="2540" b="3810"/>
            <wp:docPr id="1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240" w:lineRule="auto"/>
        <w:jc w:val="center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图0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-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</w:rPr>
        <w:instrText xml:space="preserve"> SEQ 图0- \* ARABIC </w:instrTex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end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零件图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240" w:lineRule="auto"/>
        <w:textAlignment w:val="auto"/>
        <w:rPr>
          <w:rFonts w:hint="default" w:ascii="Times New Roman" w:hAnsi="Times New Roman" w:eastAsia="宋体" w:cs="Times New Roman"/>
          <w:kern w:val="0"/>
          <w:sz w:val="24"/>
          <w:lang w:bidi="ar"/>
        </w:rPr>
      </w:pPr>
      <w:r>
        <w:rPr>
          <w:rFonts w:hint="default" w:ascii="Times New Roman" w:hAnsi="Times New Roman" w:eastAsia="宋体" w:cs="Times New Roman"/>
          <w:kern w:val="0"/>
          <w:sz w:val="28"/>
          <w:szCs w:val="28"/>
          <w:lang w:bidi="ar"/>
        </w:rPr>
        <w:br w:type="page"/>
      </w:r>
    </w:p>
    <w:p>
      <w:pPr>
        <w:pStyle w:val="2"/>
        <w:numPr>
          <w:ilvl w:val="0"/>
          <w:numId w:val="0"/>
        </w:numPr>
        <w:spacing w:before="156"/>
        <w:ind w:left="-81" w:leftChars="0"/>
        <w:jc w:val="center"/>
        <w:rPr>
          <w:rFonts w:hint="default" w:ascii="Times New Roman" w:hAnsi="Times New Roman" w:eastAsia="宋体" w:cs="Times New Roman"/>
          <w:sz w:val="32"/>
          <w:szCs w:val="32"/>
        </w:rPr>
      </w:pPr>
      <w:bookmarkStart w:id="4" w:name="_Toc25603195"/>
      <w:bookmarkStart w:id="5" w:name="_Toc25602998"/>
      <w:bookmarkStart w:id="6" w:name="_Toc23663"/>
      <w:bookmarkStart w:id="7" w:name="_Toc22078"/>
      <w: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  <w:t xml:space="preserve">第一章 </w:t>
      </w:r>
      <w:r>
        <w:rPr>
          <w:rFonts w:hint="eastAsia" w:ascii="Times New Roman" w:hAnsi="Times New Roman" w:cs="Times New Roman"/>
          <w:sz w:val="32"/>
          <w:szCs w:val="32"/>
          <w:lang w:val="en-US" w:eastAsia="zh-CN"/>
        </w:rPr>
        <w:t>三维</w:t>
      </w:r>
      <w:r>
        <w:rPr>
          <w:rFonts w:hint="default" w:ascii="Times New Roman" w:hAnsi="Times New Roman" w:eastAsia="宋体" w:cs="Times New Roman"/>
          <w:sz w:val="32"/>
          <w:szCs w:val="32"/>
        </w:rPr>
        <w:t>建模及图形分析</w:t>
      </w:r>
      <w:bookmarkEnd w:id="4"/>
      <w:bookmarkEnd w:id="5"/>
      <w:bookmarkEnd w:id="6"/>
      <w:bookmarkEnd w:id="7"/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textAlignment w:val="auto"/>
        <w:rPr>
          <w:rFonts w:hint="default" w:ascii="Times New Roman" w:hAnsi="Times New Roman" w:eastAsia="宋体" w:cs="Times New Roman"/>
        </w:rPr>
      </w:pPr>
      <w:bookmarkStart w:id="8" w:name="_Toc6937"/>
      <w:bookmarkStart w:id="9" w:name="_Toc25602999"/>
      <w:bookmarkStart w:id="10" w:name="_Toc25603196"/>
      <w:bookmarkStart w:id="11" w:name="_Toc8568"/>
      <w:r>
        <w:rPr>
          <w:rFonts w:hint="default" w:ascii="Times New Roman" w:hAnsi="Times New Roman" w:eastAsia="宋体" w:cs="Times New Roman"/>
        </w:rPr>
        <w:t>1.1</w:t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lang w:val="en-US" w:eastAsia="zh-CN"/>
        </w:rPr>
        <w:t>S</w:t>
      </w:r>
      <w:r>
        <w:rPr>
          <w:rFonts w:hint="default" w:ascii="Times New Roman" w:hAnsi="Times New Roman" w:eastAsia="宋体" w:cs="Times New Roman"/>
          <w:lang w:val="en-US" w:eastAsia="zh-CN"/>
        </w:rPr>
        <w:t>iemens NX</w:t>
      </w:r>
      <w:r>
        <w:rPr>
          <w:rFonts w:hint="default" w:ascii="Times New Roman" w:hAnsi="Times New Roman" w:eastAsia="宋体" w:cs="Times New Roman"/>
        </w:rPr>
        <w:t>简介</w:t>
      </w:r>
      <w:bookmarkEnd w:id="8"/>
      <w:bookmarkEnd w:id="9"/>
      <w:bookmarkEnd w:id="10"/>
      <w:bookmarkEnd w:id="1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56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Siemens NX</w:t>
      </w:r>
      <w:r>
        <w:rPr>
          <w:rFonts w:hint="default" w:ascii="Times New Roman" w:hAnsi="Times New Roman" w:eastAsia="宋体" w:cs="Times New Roman"/>
        </w:rPr>
        <w:t>，简称</w:t>
      </w:r>
      <w:r>
        <w:rPr>
          <w:rFonts w:hint="default" w:ascii="Times New Roman" w:hAnsi="Times New Roman" w:eastAsia="宋体" w:cs="Times New Roman"/>
          <w:lang w:val="en-US" w:eastAsia="zh-CN"/>
        </w:rPr>
        <w:t>NX</w:t>
      </w:r>
      <w:r>
        <w:rPr>
          <w:rFonts w:hint="default" w:ascii="Times New Roman" w:hAnsi="Times New Roman" w:eastAsia="宋体" w:cs="Times New Roman"/>
        </w:rPr>
        <w:t>，是SIEMENS公司推出的CAD\CAM\CAE一体化</w:t>
      </w:r>
      <w:r>
        <w:rPr>
          <w:rFonts w:hint="eastAsia" w:ascii="Times New Roman" w:hAnsi="Times New Roman" w:cs="Times New Roman"/>
          <w:lang w:val="en-US" w:eastAsia="zh-CN"/>
        </w:rPr>
        <w:t>的</w:t>
      </w:r>
      <w:r>
        <w:rPr>
          <w:rFonts w:hint="default" w:ascii="Times New Roman" w:hAnsi="Times New Roman" w:eastAsia="宋体" w:cs="Times New Roman"/>
        </w:rPr>
        <w:t>软件</w:t>
      </w:r>
      <w:r>
        <w:rPr>
          <w:rFonts w:hint="eastAsia" w:ascii="Times New Roman" w:hAnsi="Times New Roman" w:cs="Times New Roman"/>
          <w:lang w:eastAsia="zh-CN"/>
        </w:rPr>
        <w:t>，</w:t>
      </w:r>
      <w:r>
        <w:rPr>
          <w:rFonts w:hint="eastAsia" w:ascii="Times New Roman" w:hAnsi="Times New Roman" w:cs="Times New Roman"/>
          <w:lang w:val="en-US" w:eastAsia="zh-CN"/>
        </w:rPr>
        <w:t>我们在使用NX的</w:t>
      </w:r>
      <w:r>
        <w:rPr>
          <w:rFonts w:hint="eastAsia" w:ascii="Times New Roman" w:hAnsi="Times New Roman" w:cs="Times New Roman"/>
          <w:lang w:eastAsia="zh-CN"/>
        </w:rPr>
        <w:t>实体造型、虚拟装配</w:t>
      </w:r>
      <w:r>
        <w:rPr>
          <w:rFonts w:hint="eastAsia" w:ascii="Times New Roman" w:hAnsi="Times New Roman" w:cs="Times New Roman"/>
          <w:lang w:val="en-US" w:eastAsia="zh-CN"/>
        </w:rPr>
        <w:t>还有工程图的创建</w:t>
      </w:r>
      <w:r>
        <w:rPr>
          <w:rFonts w:hint="eastAsia" w:ascii="Times New Roman" w:hAnsi="Times New Roman" w:cs="Times New Roman"/>
          <w:lang w:eastAsia="zh-CN"/>
        </w:rPr>
        <w:t>等功能</w:t>
      </w:r>
      <w:r>
        <w:rPr>
          <w:rFonts w:hint="eastAsia" w:ascii="Times New Roman" w:hAnsi="Times New Roman" w:cs="Times New Roman"/>
          <w:lang w:val="en-US" w:eastAsia="zh-CN"/>
        </w:rPr>
        <w:t>同时</w:t>
      </w:r>
      <w:r>
        <w:rPr>
          <w:rFonts w:hint="eastAsia" w:ascii="Times New Roman" w:hAnsi="Times New Roman" w:cs="Times New Roman"/>
          <w:lang w:eastAsia="zh-CN"/>
        </w:rPr>
        <w:t>，</w:t>
      </w:r>
      <w:r>
        <w:rPr>
          <w:rFonts w:hint="eastAsia" w:ascii="Times New Roman" w:hAnsi="Times New Roman" w:cs="Times New Roman"/>
          <w:lang w:val="en-US" w:eastAsia="zh-CN"/>
        </w:rPr>
        <w:t>对于各种各样的复杂实体和造型建构方面都可以轻松的实现。它具有</w:t>
      </w:r>
      <w:r>
        <w:rPr>
          <w:rFonts w:hint="default" w:ascii="Times New Roman" w:hAnsi="Times New Roman" w:eastAsia="宋体" w:cs="Times New Roman"/>
        </w:rPr>
        <w:t>三维造型、</w:t>
      </w:r>
      <w:r>
        <w:rPr>
          <w:rFonts w:hint="eastAsia" w:ascii="Times New Roman" w:hAnsi="Times New Roman" w:cs="Times New Roman"/>
          <w:lang w:val="en-US" w:eastAsia="zh-CN"/>
        </w:rPr>
        <w:t>装配、钣金、工程图、自由曲面、仿真、模具设计、电极设计、</w:t>
      </w:r>
      <w:r>
        <w:rPr>
          <w:rFonts w:hint="default" w:ascii="Times New Roman" w:hAnsi="Times New Roman" w:eastAsia="宋体" w:cs="Times New Roman"/>
        </w:rPr>
        <w:t>加工制造等</w:t>
      </w:r>
      <w:r>
        <w:rPr>
          <w:rFonts w:hint="eastAsia" w:ascii="Times New Roman" w:hAnsi="Times New Roman" w:cs="Times New Roman"/>
          <w:lang w:val="en-US" w:eastAsia="zh-CN"/>
        </w:rPr>
        <w:t>多个</w:t>
      </w:r>
      <w:r>
        <w:rPr>
          <w:rFonts w:hint="default" w:ascii="Times New Roman" w:hAnsi="Times New Roman" w:eastAsia="宋体" w:cs="Times New Roman"/>
        </w:rPr>
        <w:t>模块</w:t>
      </w:r>
      <w:r>
        <w:rPr>
          <w:rFonts w:hint="eastAsia" w:ascii="Times New Roman" w:hAnsi="Times New Roman" w:cs="Times New Roman"/>
          <w:lang w:eastAsia="zh-CN"/>
        </w:rPr>
        <w:t>，</w:t>
      </w:r>
      <w:r>
        <w:rPr>
          <w:rFonts w:hint="default" w:ascii="Times New Roman" w:hAnsi="Times New Roman" w:eastAsia="宋体" w:cs="Times New Roman"/>
        </w:rPr>
        <w:t>功能强大</w:t>
      </w:r>
      <w:r>
        <w:rPr>
          <w:rFonts w:hint="eastAsia" w:ascii="Times New Roman" w:hAnsi="Times New Roman" w:cs="Times New Roman"/>
          <w:lang w:eastAsia="zh-CN"/>
        </w:rPr>
        <w:t>，</w:t>
      </w:r>
      <w:r>
        <w:rPr>
          <w:rFonts w:hint="default" w:ascii="Times New Roman" w:hAnsi="Times New Roman" w:eastAsia="宋体" w:cs="Times New Roman"/>
        </w:rPr>
        <w:t>应用</w:t>
      </w:r>
      <w:r>
        <w:rPr>
          <w:rFonts w:hint="eastAsia" w:ascii="Times New Roman" w:hAnsi="Times New Roman" w:cs="Times New Roman"/>
          <w:lang w:val="en-US" w:eastAsia="zh-CN"/>
        </w:rPr>
        <w:t>比较</w:t>
      </w:r>
      <w:r>
        <w:rPr>
          <w:rFonts w:hint="default" w:ascii="Times New Roman" w:hAnsi="Times New Roman" w:eastAsia="宋体" w:cs="Times New Roman"/>
        </w:rPr>
        <w:t>广泛。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56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三维造型：采用的是复合建模技术，可以将实体建模、线框建模、显示几何建模等融为一体，可以更加快速地增加或重定义约束，在任何时间、任何位置增加3D驱动尺寸和3D约束，而且尺寸能被锁住，动态或者基于方程修改，通过简单的拖拉就能重新定义3D驱动尺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56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工程图：它的出图功能较强，不仅可以实现三维实体模型生成二维工程图；还能按照ISO标准和国标标注尺寸、形位公差等。并且可以对实体进行各种剖视图，在绘制工程图的过程中也增强了实用性。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56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生成刀路：系统为我们提供了多种加工类型，其中包含了多种复杂零件的加工工艺，我们还可以根据零件的构造、加工零件外形和加工的精度来选择合理的加工类型。加工类型也包含了很多个模板，我们在使用的时候就可以更快地建立加工操作的模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56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后处理</w:t>
      </w:r>
      <w:r>
        <w:rPr>
          <w:rFonts w:hint="eastAsia" w:ascii="Times New Roman" w:hAnsi="Times New Roman" w:cs="Times New Roman"/>
          <w:lang w:val="en-US" w:eastAsia="zh-CN"/>
        </w:rPr>
        <w:t>：可以自定义</w:t>
      </w:r>
      <w:r>
        <w:rPr>
          <w:rFonts w:hint="default" w:ascii="Times New Roman" w:hAnsi="Times New Roman" w:cs="Times New Roman"/>
          <w:lang w:val="en-US" w:eastAsia="zh-CN"/>
        </w:rPr>
        <w:t>刀具路径文件，</w:t>
      </w:r>
      <w:r>
        <w:rPr>
          <w:rFonts w:hint="eastAsia" w:ascii="Times New Roman" w:hAnsi="Times New Roman" w:cs="Times New Roman"/>
          <w:lang w:val="en-US" w:eastAsia="zh-CN"/>
        </w:rPr>
        <w:t>快速对指定的机床</w:t>
      </w:r>
      <w:r>
        <w:rPr>
          <w:rFonts w:hint="default" w:ascii="Times New Roman" w:hAnsi="Times New Roman" w:cs="Times New Roman"/>
          <w:lang w:val="en-US" w:eastAsia="zh-CN"/>
        </w:rPr>
        <w:t>生成</w:t>
      </w:r>
      <w:r>
        <w:rPr>
          <w:rFonts w:hint="eastAsia" w:ascii="Times New Roman" w:hAnsi="Times New Roman" w:cs="Times New Roman"/>
          <w:lang w:val="en-US" w:eastAsia="zh-CN"/>
        </w:rPr>
        <w:t>能识别的NC程序，还能对刀具路径直接进行后处理，为了缩减文件大小和对刀具的管理支持自定义后处理命令。我们以高速切削为参数设定环境，就是为了能确保刀具路径的安全和稳定性，还有良好的加工品质。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560"/>
        <w:textAlignment w:val="auto"/>
        <w:rPr>
          <w:rFonts w:hint="default" w:ascii="Times New Roman" w:hAnsi="Times New Roman" w:eastAsia="宋体" w:cs="Times New Roman"/>
          <w:lang w:val="en-US"/>
        </w:rPr>
      </w:pPr>
      <w:r>
        <w:rPr>
          <w:rFonts w:hint="eastAsia" w:ascii="Times New Roman" w:hAnsi="Times New Roman" w:cs="Times New Roman"/>
          <w:lang w:val="en-US" w:eastAsia="zh-CN"/>
        </w:rPr>
        <w:t>本毕业设计中使用Siemens NX进行了</w:t>
      </w:r>
      <w:r>
        <w:rPr>
          <w:rFonts w:hint="default" w:ascii="Times New Roman" w:hAnsi="Times New Roman" w:eastAsia="宋体" w:cs="Times New Roman"/>
        </w:rPr>
        <w:t>三维造型</w:t>
      </w:r>
      <w:r>
        <w:rPr>
          <w:rFonts w:hint="eastAsia" w:ascii="Times New Roman" w:hAnsi="Times New Roman" w:cs="Times New Roman"/>
          <w:lang w:val="en-US" w:eastAsia="zh-CN"/>
        </w:rPr>
        <w:t>、出工程图、生成刀路、和后处理，能很好的达到要求。</w:t>
      </w:r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textAlignment w:val="auto"/>
        <w:rPr>
          <w:rFonts w:hint="default" w:ascii="Times New Roman" w:hAnsi="Times New Roman" w:eastAsia="宋体" w:cs="Times New Roman"/>
        </w:rPr>
      </w:pPr>
      <w:bookmarkStart w:id="12" w:name="_Toc23548"/>
      <w:bookmarkStart w:id="13" w:name="_Toc25603197"/>
      <w:bookmarkStart w:id="14" w:name="_Toc25603000"/>
      <w:bookmarkStart w:id="15" w:name="_Toc18250"/>
      <w:r>
        <w:rPr>
          <w:rFonts w:hint="default" w:ascii="Times New Roman" w:hAnsi="Times New Roman" w:eastAsia="宋体" w:cs="Times New Roman"/>
        </w:rPr>
        <w:t xml:space="preserve">1.2 </w:t>
      </w:r>
      <w:r>
        <w:rPr>
          <w:rFonts w:hint="eastAsia" w:ascii="Times New Roman" w:hAnsi="Times New Roman" w:eastAsia="宋体" w:cs="Times New Roman"/>
          <w:lang w:val="en-US" w:eastAsia="zh-CN"/>
        </w:rPr>
        <w:t>三维</w:t>
      </w:r>
      <w:r>
        <w:rPr>
          <w:rFonts w:hint="default" w:ascii="Times New Roman" w:hAnsi="Times New Roman" w:eastAsia="宋体" w:cs="Times New Roman"/>
        </w:rPr>
        <w:t>建模</w:t>
      </w:r>
      <w:bookmarkEnd w:id="12"/>
      <w:bookmarkEnd w:id="13"/>
      <w:bookmarkEnd w:id="14"/>
      <w:bookmarkEnd w:id="1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560"/>
        <w:textAlignment w:val="auto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此零件采用以WCS坐标为主，简单特征：外形、规则槽孔等可通过三维建模直接完成。复杂特征：特征难以定位或者需要辅助线定位，或者特征不规则、有多种形状的,则使用草图方式完成再进行拉伸或运用其他命令</w:t>
      </w:r>
      <w:r>
        <w:rPr>
          <w:rFonts w:hint="default" w:ascii="Times New Roman" w:hAnsi="Times New Roman" w:eastAsia="宋体" w:cs="Times New Roman"/>
          <w:lang w:eastAsia="zh-CN"/>
        </w:rPr>
        <w:t>；</w:t>
      </w:r>
      <w:r>
        <w:rPr>
          <w:rFonts w:hint="default" w:ascii="Times New Roman" w:hAnsi="Times New Roman" w:eastAsia="宋体" w:cs="Times New Roman"/>
        </w:rPr>
        <w:t>注：因图中公差过多，所以采取边绘制边处理公差</w:t>
      </w:r>
      <w:r>
        <w:rPr>
          <w:rFonts w:hint="default" w:ascii="Times New Roman" w:hAnsi="Times New Roman" w:eastAsia="宋体" w:cs="Times New Roman"/>
          <w:lang w:eastAsia="zh-CN"/>
        </w:rPr>
        <w:t>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1</w:t>
      </w:r>
      <w:r>
        <w:rPr>
          <w:rFonts w:hint="eastAsia" w:ascii="Times New Roman" w:hAnsi="Times New Roman" w:cs="Times New Roman"/>
          <w:lang w:eastAsia="zh-CN"/>
        </w:rPr>
        <w:t>）</w:t>
      </w:r>
      <w:r>
        <w:rPr>
          <w:rFonts w:hint="eastAsia" w:ascii="Times New Roman" w:hAnsi="Times New Roman" w:cs="Times New Roman"/>
          <w:lang w:val="en-US" w:eastAsia="zh-CN"/>
        </w:rPr>
        <w:t>首先</w:t>
      </w:r>
      <w:r>
        <w:rPr>
          <w:rFonts w:hint="default" w:ascii="Times New Roman" w:hAnsi="Times New Roman" w:eastAsia="宋体" w:cs="Times New Roman"/>
        </w:rPr>
        <w:t>打开</w:t>
      </w:r>
      <w:r>
        <w:rPr>
          <w:rFonts w:hint="default" w:ascii="Times New Roman" w:hAnsi="Times New Roman" w:eastAsia="宋体" w:cs="Times New Roman"/>
          <w:lang w:val="en-US" w:eastAsia="zh-CN"/>
        </w:rPr>
        <w:t>NX</w:t>
      </w:r>
      <w:r>
        <w:rPr>
          <w:rFonts w:hint="default" w:ascii="Times New Roman" w:hAnsi="Times New Roman" w:eastAsia="宋体" w:cs="Times New Roman"/>
        </w:rPr>
        <w:t>软件，</w:t>
      </w:r>
      <w:r>
        <w:rPr>
          <w:rFonts w:hint="eastAsia" w:ascii="Times New Roman" w:hAnsi="Times New Roman" w:cs="Times New Roman"/>
          <w:lang w:val="en-US" w:eastAsia="zh-CN"/>
        </w:rPr>
        <w:t>需要新建一个模块</w:t>
      </w:r>
      <w:r>
        <w:rPr>
          <w:rFonts w:hint="default" w:ascii="Times New Roman" w:hAnsi="Times New Roman" w:eastAsia="宋体" w:cs="Times New Roman"/>
        </w:rPr>
        <w:t>，点击</w:t>
      </w:r>
      <w:r>
        <w:rPr>
          <w:rFonts w:hint="default" w:ascii="Times New Roman" w:hAnsi="Times New Roman" w:eastAsia="宋体" w:cs="Times New Roman"/>
          <w:kern w:val="0"/>
          <w:sz w:val="24"/>
        </w:rPr>
        <w:drawing>
          <wp:inline distT="0" distB="0" distL="114300" distR="114300">
            <wp:extent cx="360045" cy="333375"/>
            <wp:effectExtent l="0" t="0" r="5715" b="1905"/>
            <wp:docPr id="98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 w:val="24"/>
          <w:lang w:bidi="ar"/>
        </w:rPr>
        <w:t>更多</w:t>
      </w:r>
      <w:r>
        <w:rPr>
          <w:rFonts w:hint="default" w:ascii="Times New Roman" w:hAnsi="Times New Roman" w:eastAsia="宋体" w:cs="Times New Roman"/>
        </w:rPr>
        <w:t>，选择</w:t>
      </w:r>
      <w:r>
        <w:rPr>
          <w:rFonts w:hint="default" w:ascii="Times New Roman" w:hAnsi="Times New Roman" w:eastAsia="宋体" w:cs="Times New Roman"/>
          <w:kern w:val="0"/>
          <w:sz w:val="24"/>
        </w:rPr>
        <w:drawing>
          <wp:inline distT="0" distB="0" distL="114300" distR="114300">
            <wp:extent cx="447675" cy="240665"/>
            <wp:effectExtent l="0" t="0" r="9525" b="3175"/>
            <wp:docPr id="107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3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4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cs="Times New Roman"/>
          <w:lang w:val="en-US" w:eastAsia="zh-CN"/>
        </w:rPr>
        <w:t>后单</w:t>
      </w:r>
      <w:r>
        <w:rPr>
          <w:rFonts w:hint="default" w:ascii="Times New Roman" w:hAnsi="Times New Roman" w:eastAsia="宋体" w:cs="Times New Roman"/>
        </w:rPr>
        <w:t>击确定。由零件工程图可知，其长度值为98并有+0.05的公差值，宽度值98并有-0.05的公差值</w:t>
      </w:r>
      <w:r>
        <w:rPr>
          <w:rFonts w:hint="default" w:ascii="Times New Roman" w:hAnsi="Times New Roman" w:eastAsia="宋体" w:cs="Times New Roman"/>
          <w:lang w:eastAsia="zh-CN"/>
        </w:rPr>
        <w:t>；</w:t>
      </w:r>
      <w:r>
        <w:rPr>
          <w:rFonts w:hint="default" w:ascii="Times New Roman" w:hAnsi="Times New Roman" w:eastAsia="宋体" w:cs="Times New Roman"/>
        </w:rPr>
        <w:t>如图1-1所示。建块就绘制完成</w:t>
      </w:r>
      <w:r>
        <w:rPr>
          <w:rFonts w:hint="default" w:ascii="Times New Roman" w:hAnsi="Times New Roman" w:eastAsia="宋体" w:cs="Times New Roman"/>
          <w:lang w:eastAsia="zh-CN"/>
        </w:rPr>
        <w:t>；</w:t>
      </w:r>
      <w:r>
        <w:rPr>
          <w:rFonts w:hint="default" w:ascii="Times New Roman" w:hAnsi="Times New Roman" w:eastAsia="宋体" w:cs="Times New Roman"/>
        </w:rPr>
        <w:t>如图1-2所示</w:t>
      </w:r>
      <w:r>
        <w:rPr>
          <w:rFonts w:hint="default" w:ascii="Times New Roman" w:hAnsi="Times New Roman" w:eastAsia="宋体" w:cs="Times New Roman"/>
          <w:lang w:eastAsia="zh-CN"/>
        </w:rPr>
        <w:t>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2</w:t>
      </w:r>
      <w:r>
        <w:rPr>
          <w:rFonts w:hint="eastAsia" w:ascii="Times New Roman" w:hAnsi="Times New Roman" w:cs="Times New Roman"/>
          <w:lang w:eastAsia="zh-CN"/>
        </w:rPr>
        <w:t>）</w:t>
      </w:r>
      <w:r>
        <w:rPr>
          <w:rFonts w:hint="eastAsia" w:ascii="Times New Roman" w:hAnsi="Times New Roman" w:cs="Times New Roman"/>
          <w:lang w:val="en-US" w:eastAsia="zh-CN"/>
        </w:rPr>
        <w:t>单击</w:t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381000" cy="314325"/>
            <wp:effectExtent l="0" t="0" r="0" b="5715"/>
            <wp:docPr id="13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</w:rPr>
        <w:t>拉伸命令</w:t>
      </w:r>
      <w:r>
        <w:rPr>
          <w:rFonts w:hint="eastAsia" w:ascii="Times New Roman" w:hAnsi="Times New Roman" w:cs="Times New Roman"/>
          <w:lang w:val="en-US" w:eastAsia="zh-CN"/>
        </w:rPr>
        <w:t>里</w:t>
      </w:r>
      <w:r>
        <w:rPr>
          <w:rFonts w:hint="default" w:ascii="Times New Roman" w:hAnsi="Times New Roman" w:eastAsia="宋体" w:cs="Times New Roman"/>
        </w:rPr>
        <w:t>的</w:t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38125" cy="209550"/>
            <wp:effectExtent l="0" t="0" r="5715" b="3810"/>
            <wp:docPr id="13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6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</w:rPr>
        <w:t>绘制截面，如图1-3所示。选择</w:t>
      </w:r>
      <w:r>
        <w:rPr>
          <w:rFonts w:hint="eastAsia" w:ascii="Times New Roman" w:hAnsi="Times New Roman" w:cs="Times New Roman"/>
          <w:lang w:val="en-US" w:eastAsia="zh-CN"/>
        </w:rPr>
        <w:t>上一步建好的上表面</w:t>
      </w:r>
      <w:r>
        <w:rPr>
          <w:rFonts w:hint="default" w:ascii="Times New Roman" w:hAnsi="Times New Roman" w:eastAsia="宋体" w:cs="Times New Roman"/>
        </w:rPr>
        <w:t>为草图平面</w:t>
      </w:r>
      <w:r>
        <w:rPr>
          <w:rFonts w:hint="eastAsia" w:ascii="Times New Roman" w:hAnsi="Times New Roman" w:cs="Times New Roman"/>
          <w:lang w:eastAsia="zh-CN"/>
        </w:rPr>
        <w:t>，</w:t>
      </w:r>
      <w:r>
        <w:rPr>
          <w:rFonts w:hint="default" w:ascii="Times New Roman" w:hAnsi="Times New Roman" w:eastAsia="宋体" w:cs="Times New Roman"/>
        </w:rPr>
        <w:t>如图1-4所示。草图绘制完</w:t>
      </w:r>
      <w:r>
        <w:rPr>
          <w:rFonts w:hint="eastAsia" w:ascii="Times New Roman" w:hAnsi="Times New Roman" w:cs="Times New Roman"/>
          <w:lang w:val="en-US" w:eastAsia="zh-CN"/>
        </w:rPr>
        <w:t>成后</w:t>
      </w:r>
      <w:r>
        <w:rPr>
          <w:rFonts w:hint="default" w:ascii="Times New Roman" w:hAnsi="Times New Roman" w:eastAsia="宋体" w:cs="Times New Roman"/>
        </w:rPr>
        <w:t>布尔</w:t>
      </w:r>
      <w:r>
        <w:rPr>
          <w:rFonts w:hint="eastAsia" w:ascii="Times New Roman" w:hAnsi="Times New Roman" w:cs="Times New Roman"/>
          <w:lang w:val="en-US" w:eastAsia="zh-CN"/>
        </w:rPr>
        <w:t>运算</w:t>
      </w:r>
      <w:r>
        <w:rPr>
          <w:rFonts w:hint="default" w:ascii="Times New Roman" w:hAnsi="Times New Roman" w:eastAsia="宋体" w:cs="Times New Roman"/>
        </w:rPr>
        <w:t>选择求差，</w:t>
      </w:r>
      <w:r>
        <w:rPr>
          <w:rFonts w:hint="eastAsia" w:ascii="Times New Roman" w:hAnsi="Times New Roman" w:cs="Times New Roman"/>
          <w:lang w:val="en-US" w:eastAsia="zh-CN"/>
        </w:rPr>
        <w:t>点击确定，</w:t>
      </w:r>
      <w:r>
        <w:rPr>
          <w:rFonts w:hint="default" w:ascii="Times New Roman" w:hAnsi="Times New Roman" w:eastAsia="宋体" w:cs="Times New Roman"/>
        </w:rPr>
        <w:t>如图1-5</w:t>
      </w:r>
      <w:r>
        <w:rPr>
          <w:rFonts w:hint="default" w:ascii="Times New Roman" w:hAnsi="Times New Roman" w:eastAsia="宋体" w:cs="Times New Roman"/>
          <w:lang w:eastAsia="zh-CN"/>
        </w:rPr>
        <w:t>、</w:t>
      </w:r>
      <w:r>
        <w:rPr>
          <w:rFonts w:hint="default" w:ascii="Times New Roman" w:hAnsi="Times New Roman" w:eastAsia="宋体" w:cs="Times New Roman"/>
        </w:rPr>
        <w:t>图1-6所示。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3</w:t>
      </w:r>
      <w:r>
        <w:rPr>
          <w:rFonts w:hint="eastAsia" w:ascii="Times New Roman" w:hAnsi="Times New Roman" w:cs="Times New Roman"/>
          <w:lang w:eastAsia="zh-CN"/>
        </w:rPr>
        <w:t>）</w:t>
      </w:r>
      <w:r>
        <w:rPr>
          <w:rFonts w:hint="eastAsia" w:ascii="Times New Roman" w:hAnsi="Times New Roman" w:cs="Times New Roman"/>
          <w:lang w:val="en-US" w:eastAsia="zh-CN"/>
        </w:rPr>
        <w:t>重复上一步命令选择建好的上表面为草图平面，</w:t>
      </w:r>
      <w:r>
        <w:rPr>
          <w:rFonts w:hint="default" w:ascii="Times New Roman" w:hAnsi="Times New Roman" w:eastAsia="宋体" w:cs="Times New Roman"/>
        </w:rPr>
        <w:t>如图1-7所示。草图绘制完</w:t>
      </w:r>
      <w:r>
        <w:rPr>
          <w:rFonts w:hint="eastAsia" w:ascii="Times New Roman" w:hAnsi="Times New Roman" w:cs="Times New Roman"/>
          <w:lang w:val="en-US" w:eastAsia="zh-CN"/>
        </w:rPr>
        <w:t>成后</w:t>
      </w:r>
      <w:r>
        <w:rPr>
          <w:rFonts w:hint="default" w:ascii="Times New Roman" w:hAnsi="Times New Roman" w:eastAsia="宋体" w:cs="Times New Roman"/>
        </w:rPr>
        <w:t>布尔</w:t>
      </w:r>
      <w:r>
        <w:rPr>
          <w:rFonts w:hint="eastAsia" w:ascii="Times New Roman" w:hAnsi="Times New Roman" w:cs="Times New Roman"/>
          <w:lang w:val="en-US" w:eastAsia="zh-CN"/>
        </w:rPr>
        <w:t>运算</w:t>
      </w:r>
      <w:r>
        <w:rPr>
          <w:rFonts w:hint="default" w:ascii="Times New Roman" w:hAnsi="Times New Roman" w:eastAsia="宋体" w:cs="Times New Roman"/>
        </w:rPr>
        <w:t>选择求和</w:t>
      </w:r>
      <w:r>
        <w:rPr>
          <w:rFonts w:hint="eastAsia" w:ascii="Times New Roman" w:hAnsi="Times New Roman" w:cs="Times New Roman"/>
          <w:lang w:eastAsia="zh-CN"/>
        </w:rPr>
        <w:t>，</w:t>
      </w:r>
      <w:r>
        <w:rPr>
          <w:rFonts w:hint="eastAsia" w:ascii="Times New Roman" w:hAnsi="Times New Roman" w:cs="Times New Roman"/>
          <w:lang w:val="en-US" w:eastAsia="zh-CN"/>
        </w:rPr>
        <w:t>点击确定</w:t>
      </w:r>
      <w:r>
        <w:rPr>
          <w:rFonts w:hint="default" w:ascii="Times New Roman" w:hAnsi="Times New Roman" w:eastAsia="宋体" w:cs="Times New Roman"/>
        </w:rPr>
        <w:t>。如图1-8所示。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1868805" cy="2461895"/>
            <wp:effectExtent l="0" t="0" r="5715" b="6985"/>
            <wp:docPr id="16" name="图片 16" descr="HM0D95`$RG0)JBEUPM13H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HM0D95`$RG0)JBEUPM13HXH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383790" cy="2108835"/>
            <wp:effectExtent l="0" t="0" r="889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210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图1-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end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边绘制边处理公差  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       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  </w:t>
      </w:r>
      <w:r>
        <w:rPr>
          <w:rFonts w:hint="default" w:ascii="Times New Roman" w:hAnsi="Times New Roman" w:eastAsia="宋体" w:cs="Times New Roman"/>
          <w:sz w:val="24"/>
          <w:szCs w:val="24"/>
        </w:rPr>
        <w:t>图1-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end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建块完成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  <w:kern w:val="0"/>
          <w:sz w:val="28"/>
          <w:szCs w:val="28"/>
        </w:rPr>
      </w:pPr>
      <w:r>
        <w:rPr>
          <w:rFonts w:hint="default" w:ascii="Times New Roman" w:hAnsi="Times New Roman" w:eastAsia="宋体" w:cs="Times New Roman"/>
          <w:kern w:val="0"/>
          <w:sz w:val="28"/>
          <w:szCs w:val="28"/>
        </w:rPr>
        <w:drawing>
          <wp:inline distT="0" distB="0" distL="114300" distR="114300">
            <wp:extent cx="1823720" cy="2483485"/>
            <wp:effectExtent l="0" t="0" r="5080" b="63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3720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kern w:val="0"/>
          <w:sz w:val="24"/>
          <w:lang w:bidi="ar"/>
        </w:rPr>
        <w:t xml:space="preserve"> </w:t>
      </w:r>
      <w:r>
        <w:rPr>
          <w:rFonts w:hint="default" w:ascii="Times New Roman" w:hAnsi="Times New Roman" w:eastAsia="宋体" w:cs="Times New Roman"/>
          <w:kern w:val="0"/>
          <w:sz w:val="28"/>
          <w:szCs w:val="28"/>
        </w:rPr>
        <w:drawing>
          <wp:inline distT="0" distB="0" distL="114300" distR="114300">
            <wp:extent cx="2404110" cy="2257425"/>
            <wp:effectExtent l="0" t="0" r="3810" b="13335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411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图1-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end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选择绘制截面                  </w:t>
      </w:r>
      <w:r>
        <w:rPr>
          <w:rFonts w:hint="default" w:ascii="Times New Roman" w:hAnsi="Times New Roman" w:eastAsia="宋体" w:cs="Times New Roman"/>
          <w:sz w:val="24"/>
          <w:szCs w:val="24"/>
        </w:rPr>
        <w:t>图1-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end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绘制草图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1990725" cy="2787650"/>
            <wp:effectExtent l="0" t="0" r="5715" b="1270"/>
            <wp:docPr id="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78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</w:rPr>
        <w:t xml:space="preserve">  </w:t>
      </w:r>
      <w:r>
        <w:rPr>
          <w:rFonts w:hint="default" w:ascii="Times New Roman" w:hAnsi="Times New Roman" w:eastAsia="宋体" w:cs="Times New Roman"/>
          <w:kern w:val="0"/>
          <w:sz w:val="24"/>
        </w:rPr>
        <w:drawing>
          <wp:inline distT="0" distB="0" distL="114300" distR="114300">
            <wp:extent cx="2306955" cy="2117725"/>
            <wp:effectExtent l="0" t="0" r="9525" b="635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6955" cy="211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图1-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end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拉伸求差                </w:t>
      </w:r>
      <w:r>
        <w:rPr>
          <w:rFonts w:hint="default" w:ascii="Times New Roman" w:hAnsi="Times New Roman" w:eastAsia="宋体" w:cs="Times New Roman"/>
          <w:sz w:val="24"/>
          <w:szCs w:val="24"/>
        </w:rPr>
        <w:t>图1-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</w:rPr>
        <w:t>6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end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拉伸完成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kern w:val="0"/>
          <w:sz w:val="24"/>
        </w:rPr>
        <w:drawing>
          <wp:inline distT="0" distB="0" distL="114300" distR="114300">
            <wp:extent cx="2442210" cy="2262505"/>
            <wp:effectExtent l="0" t="0" r="11430" b="8255"/>
            <wp:docPr id="10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226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 w:val="24"/>
          <w:lang w:bidi="ar"/>
        </w:rPr>
        <w:t xml:space="preserve">  </w:t>
      </w:r>
      <w:r>
        <w:rPr>
          <w:rFonts w:hint="default" w:ascii="Times New Roman" w:hAnsi="Times New Roman" w:eastAsia="宋体" w:cs="Times New Roman"/>
          <w:kern w:val="0"/>
          <w:sz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宋体" w:cs="Times New Roman"/>
          <w:kern w:val="0"/>
          <w:sz w:val="24"/>
          <w:lang w:bidi="ar"/>
        </w:rPr>
        <w:t xml:space="preserve"> </w:t>
      </w:r>
      <w:r>
        <w:rPr>
          <w:rFonts w:hint="default" w:ascii="Times New Roman" w:hAnsi="Times New Roman" w:eastAsia="宋体" w:cs="Times New Roman"/>
          <w:kern w:val="0"/>
          <w:sz w:val="24"/>
        </w:rPr>
        <w:drawing>
          <wp:inline distT="0" distB="0" distL="114300" distR="114300">
            <wp:extent cx="2309495" cy="2266950"/>
            <wp:effectExtent l="0" t="0" r="6985" b="3810"/>
            <wp:docPr id="1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0949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图1-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end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选择实体面建草图         </w:t>
      </w:r>
      <w:r>
        <w:rPr>
          <w:rFonts w:hint="default" w:ascii="Times New Roman" w:hAnsi="Times New Roman" w:eastAsia="宋体" w:cs="Times New Roman"/>
          <w:sz w:val="24"/>
          <w:szCs w:val="24"/>
        </w:rPr>
        <w:t>图1-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</w:rPr>
        <w:t>8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end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拉伸求和完成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textAlignment w:val="auto"/>
        <w:rPr>
          <w:rFonts w:hint="default" w:ascii="Times New Roman" w:hAnsi="Times New Roman" w:eastAsia="宋体" w:cs="Times New Roman"/>
          <w:kern w:val="0"/>
          <w:szCs w:val="28"/>
          <w:lang w:bidi="ar"/>
        </w:rPr>
      </w:pPr>
      <w:r>
        <w:rPr>
          <w:rFonts w:hint="eastAsia" w:ascii="Times New Roman" w:hAnsi="Times New Roman" w:cs="Times New Roman"/>
          <w:kern w:val="0"/>
          <w:szCs w:val="28"/>
          <w:lang w:eastAsia="zh-CN" w:bidi="ar"/>
        </w:rPr>
        <w:t>（</w:t>
      </w:r>
      <w:r>
        <w:rPr>
          <w:rFonts w:hint="eastAsia" w:ascii="Times New Roman" w:hAnsi="Times New Roman" w:cs="Times New Roman"/>
          <w:kern w:val="0"/>
          <w:szCs w:val="28"/>
          <w:lang w:val="en-US" w:eastAsia="zh-CN" w:bidi="ar"/>
        </w:rPr>
        <w:t>4</w:t>
      </w:r>
      <w:r>
        <w:rPr>
          <w:rFonts w:hint="eastAsia" w:ascii="Times New Roman" w:hAnsi="Times New Roman" w:cs="Times New Roman"/>
          <w:kern w:val="0"/>
          <w:szCs w:val="28"/>
          <w:lang w:eastAsia="zh-CN" w:bidi="ar"/>
        </w:rPr>
        <w:t>）</w:t>
      </w:r>
      <w:r>
        <w:rPr>
          <w:rFonts w:hint="default" w:ascii="Times New Roman" w:hAnsi="Times New Roman" w:eastAsia="宋体" w:cs="Times New Roman"/>
          <w:kern w:val="0"/>
          <w:szCs w:val="28"/>
          <w:lang w:bidi="ar"/>
        </w:rPr>
        <w:t>单击</w:t>
      </w:r>
      <w:r>
        <w:rPr>
          <w:rFonts w:hint="default" w:ascii="Times New Roman" w:hAnsi="Times New Roman" w:eastAsia="宋体" w:cs="Times New Roman"/>
          <w:kern w:val="0"/>
          <w:sz w:val="24"/>
        </w:rPr>
        <w:drawing>
          <wp:inline distT="0" distB="0" distL="114300" distR="114300">
            <wp:extent cx="352425" cy="323850"/>
            <wp:effectExtent l="0" t="0" r="13335" b="11430"/>
            <wp:docPr id="18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Cs w:val="28"/>
          <w:lang w:bidi="ar"/>
        </w:rPr>
        <w:t>边倒圆命令对实体进行倒圆角。如图1-9所示。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textAlignment w:val="auto"/>
        <w:rPr>
          <w:rFonts w:hint="default" w:ascii="Times New Roman" w:hAnsi="Times New Roman" w:eastAsia="宋体" w:cs="Times New Roman"/>
          <w:kern w:val="0"/>
          <w:szCs w:val="28"/>
          <w:lang w:bidi="ar"/>
        </w:rPr>
      </w:pPr>
      <w:r>
        <w:rPr>
          <w:rFonts w:hint="eastAsia" w:ascii="Times New Roman" w:hAnsi="Times New Roman" w:cs="Times New Roman"/>
          <w:kern w:val="0"/>
          <w:szCs w:val="28"/>
          <w:lang w:eastAsia="zh-CN" w:bidi="ar"/>
        </w:rPr>
        <w:t>（</w:t>
      </w:r>
      <w:r>
        <w:rPr>
          <w:rFonts w:hint="eastAsia" w:ascii="Times New Roman" w:hAnsi="Times New Roman" w:cs="Times New Roman"/>
          <w:kern w:val="0"/>
          <w:szCs w:val="28"/>
          <w:lang w:val="en-US" w:eastAsia="zh-CN" w:bidi="ar"/>
        </w:rPr>
        <w:t>5</w:t>
      </w:r>
      <w:r>
        <w:rPr>
          <w:rFonts w:hint="eastAsia" w:ascii="Times New Roman" w:hAnsi="Times New Roman" w:cs="Times New Roman"/>
          <w:kern w:val="0"/>
          <w:szCs w:val="28"/>
          <w:lang w:eastAsia="zh-CN" w:bidi="ar"/>
        </w:rPr>
        <w:t>）</w:t>
      </w:r>
      <w:r>
        <w:rPr>
          <w:rFonts w:hint="default" w:ascii="Times New Roman" w:hAnsi="Times New Roman" w:eastAsia="宋体" w:cs="Times New Roman"/>
          <w:kern w:val="0"/>
          <w:szCs w:val="28"/>
          <w:lang w:bidi="ar"/>
        </w:rPr>
        <w:t>单击</w:t>
      </w:r>
      <w:r>
        <w:rPr>
          <w:rFonts w:hint="eastAsia" w:ascii="Times New Roman" w:hAnsi="Times New Roman" w:cs="Times New Roman"/>
          <w:kern w:val="0"/>
          <w:szCs w:val="28"/>
          <w:lang w:val="en-US" w:eastAsia="zh-CN" w:bidi="ar"/>
        </w:rPr>
        <w:t>按钮</w:t>
      </w:r>
      <w:r>
        <w:rPr>
          <w:rFonts w:hint="default" w:ascii="Times New Roman" w:hAnsi="Times New Roman" w:eastAsia="宋体" w:cs="Times New Roman"/>
          <w:kern w:val="0"/>
          <w:sz w:val="24"/>
        </w:rPr>
        <w:drawing>
          <wp:inline distT="0" distB="0" distL="114300" distR="114300">
            <wp:extent cx="333375" cy="314325"/>
            <wp:effectExtent l="0" t="0" r="1905" b="5715"/>
            <wp:docPr id="12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Cs w:val="28"/>
          <w:lang w:bidi="ar"/>
        </w:rPr>
        <w:t>，</w:t>
      </w:r>
      <w:r>
        <w:rPr>
          <w:rFonts w:hint="eastAsia" w:ascii="Times New Roman" w:hAnsi="Times New Roman" w:cs="Times New Roman"/>
          <w:kern w:val="0"/>
          <w:szCs w:val="28"/>
          <w:lang w:val="en-US" w:eastAsia="zh-CN" w:bidi="ar"/>
        </w:rPr>
        <w:t>选择</w:t>
      </w:r>
      <w:r>
        <w:rPr>
          <w:rFonts w:hint="default" w:ascii="Times New Roman" w:hAnsi="Times New Roman" w:eastAsia="宋体" w:cs="Times New Roman"/>
          <w:kern w:val="0"/>
          <w:szCs w:val="28"/>
          <w:lang w:bidi="ar"/>
        </w:rPr>
        <w:t>孔</w:t>
      </w:r>
      <w:r>
        <w:rPr>
          <w:rFonts w:hint="eastAsia" w:ascii="Times New Roman" w:hAnsi="Times New Roman" w:cs="Times New Roman"/>
          <w:kern w:val="0"/>
          <w:szCs w:val="28"/>
          <w:lang w:val="en-US" w:eastAsia="zh-CN" w:bidi="ar"/>
        </w:rPr>
        <w:t>的</w:t>
      </w:r>
      <w:r>
        <w:rPr>
          <w:rFonts w:hint="default" w:ascii="Times New Roman" w:hAnsi="Times New Roman" w:eastAsia="宋体" w:cs="Times New Roman"/>
          <w:kern w:val="0"/>
          <w:szCs w:val="28"/>
          <w:lang w:bidi="ar"/>
        </w:rPr>
        <w:t>位置，如图1-10所示，</w:t>
      </w:r>
      <w:r>
        <w:rPr>
          <w:rFonts w:hint="eastAsia" w:ascii="Times New Roman" w:hAnsi="Times New Roman" w:cs="Times New Roman"/>
          <w:kern w:val="0"/>
          <w:szCs w:val="28"/>
          <w:lang w:val="en-US" w:eastAsia="zh-CN" w:bidi="ar"/>
        </w:rPr>
        <w:t>在把孔的尺寸设置好</w:t>
      </w:r>
      <w:r>
        <w:rPr>
          <w:rFonts w:hint="default" w:ascii="Times New Roman" w:hAnsi="Times New Roman" w:eastAsia="宋体" w:cs="Times New Roman"/>
          <w:kern w:val="0"/>
          <w:szCs w:val="28"/>
          <w:lang w:bidi="ar"/>
        </w:rPr>
        <w:t>，</w:t>
      </w:r>
      <w:r>
        <w:rPr>
          <w:rFonts w:hint="eastAsia" w:ascii="Times New Roman" w:hAnsi="Times New Roman" w:cs="Times New Roman"/>
          <w:kern w:val="0"/>
          <w:szCs w:val="28"/>
          <w:lang w:val="en-US" w:eastAsia="zh-CN" w:bidi="ar"/>
        </w:rPr>
        <w:t>然后点击</w:t>
      </w:r>
      <w:r>
        <w:rPr>
          <w:rFonts w:hint="default" w:ascii="Times New Roman" w:hAnsi="Times New Roman" w:eastAsia="宋体" w:cs="Times New Roman"/>
          <w:kern w:val="0"/>
          <w:szCs w:val="28"/>
          <w:lang w:bidi="ar"/>
        </w:rPr>
        <w:t>确定。如图1-11所示。</w:t>
      </w:r>
      <w:r>
        <w:rPr>
          <w:rFonts w:hint="default" w:ascii="Times New Roman" w:hAnsi="Times New Roman" w:eastAsia="宋体" w:cs="Times New Roman"/>
        </w:rPr>
        <w:t>由零件工程图可知，其直径值为70并有+0.2的公差值，</w:t>
      </w:r>
      <w:r>
        <w:rPr>
          <w:rFonts w:hint="eastAsia" w:ascii="Times New Roman" w:hAnsi="Times New Roman" w:cs="Times New Roman"/>
          <w:lang w:val="en-US" w:eastAsia="zh-CN"/>
        </w:rPr>
        <w:t>考虑本零件的尺寸较多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eastAsia" w:ascii="Times New Roman" w:hAnsi="Times New Roman" w:cs="Times New Roman"/>
          <w:lang w:val="en-US" w:eastAsia="zh-CN"/>
        </w:rPr>
        <w:t>所以绘制的同时处理好公差</w:t>
      </w:r>
      <w:r>
        <w:rPr>
          <w:rFonts w:hint="default" w:ascii="Times New Roman" w:hAnsi="Times New Roman" w:eastAsia="宋体" w:cs="Times New Roman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8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textAlignment w:val="auto"/>
        <w:rPr>
          <w:rFonts w:hint="default" w:ascii="Times New Roman" w:hAnsi="Times New Roman" w:eastAsia="宋体" w:cs="Times New Roman"/>
          <w:kern w:val="0"/>
          <w:szCs w:val="28"/>
          <w:lang w:bidi="ar"/>
        </w:rPr>
      </w:pPr>
      <w:r>
        <w:rPr>
          <w:rFonts w:hint="eastAsia" w:ascii="Times New Roman" w:hAnsi="Times New Roman" w:cs="Times New Roman"/>
          <w:kern w:val="0"/>
          <w:szCs w:val="28"/>
          <w:lang w:eastAsia="zh-CN" w:bidi="ar"/>
        </w:rPr>
        <w:t>（</w:t>
      </w:r>
      <w:r>
        <w:rPr>
          <w:rFonts w:hint="eastAsia" w:ascii="Times New Roman" w:hAnsi="Times New Roman" w:cs="Times New Roman"/>
          <w:kern w:val="0"/>
          <w:szCs w:val="28"/>
          <w:lang w:val="en-US" w:eastAsia="zh-CN" w:bidi="ar"/>
        </w:rPr>
        <w:t>6</w:t>
      </w:r>
      <w:r>
        <w:rPr>
          <w:rFonts w:hint="eastAsia" w:ascii="Times New Roman" w:hAnsi="Times New Roman" w:cs="Times New Roman"/>
          <w:kern w:val="0"/>
          <w:szCs w:val="28"/>
          <w:lang w:eastAsia="zh-CN" w:bidi="ar"/>
        </w:rPr>
        <w:t>）</w:t>
      </w:r>
      <w:r>
        <w:rPr>
          <w:rFonts w:hint="default" w:ascii="Times New Roman" w:hAnsi="Times New Roman" w:eastAsia="宋体" w:cs="Times New Roman"/>
          <w:kern w:val="0"/>
          <w:szCs w:val="28"/>
          <w:lang w:bidi="ar"/>
        </w:rPr>
        <w:t>点击</w:t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381000" cy="314325"/>
            <wp:effectExtent l="0" t="0" r="0" b="5715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</w:rPr>
        <w:t>拉伸命令</w:t>
      </w:r>
      <w:r>
        <w:rPr>
          <w:rFonts w:hint="eastAsia" w:ascii="Times New Roman" w:hAnsi="Times New Roman" w:cs="Times New Roman"/>
          <w:lang w:val="en-US" w:eastAsia="zh-CN"/>
        </w:rPr>
        <w:t>里</w:t>
      </w:r>
      <w:r>
        <w:rPr>
          <w:rFonts w:hint="default" w:ascii="Times New Roman" w:hAnsi="Times New Roman" w:eastAsia="宋体" w:cs="Times New Roman"/>
        </w:rPr>
        <w:t>的</w:t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38125" cy="209550"/>
            <wp:effectExtent l="0" t="0" r="5715" b="3810"/>
            <wp:docPr id="1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</w:rPr>
        <w:t>绘制截面，选择孔</w:t>
      </w:r>
      <w:r>
        <w:rPr>
          <w:rFonts w:hint="eastAsia" w:ascii="Times New Roman" w:hAnsi="Times New Roman" w:cs="Times New Roman"/>
          <w:lang w:val="en-US" w:eastAsia="zh-CN"/>
        </w:rPr>
        <w:t>的</w:t>
      </w:r>
      <w:r>
        <w:rPr>
          <w:rFonts w:hint="default" w:ascii="Times New Roman" w:hAnsi="Times New Roman" w:eastAsia="宋体" w:cs="Times New Roman"/>
        </w:rPr>
        <w:t>中心</w:t>
      </w:r>
      <w:r>
        <w:rPr>
          <w:rFonts w:hint="eastAsia" w:ascii="Times New Roman" w:hAnsi="Times New Roman" w:cs="Times New Roman"/>
          <w:lang w:val="en-US" w:eastAsia="zh-CN"/>
        </w:rPr>
        <w:t>位置</w:t>
      </w:r>
      <w:r>
        <w:rPr>
          <w:rFonts w:hint="default" w:ascii="Times New Roman" w:hAnsi="Times New Roman" w:eastAsia="宋体" w:cs="Times New Roman"/>
        </w:rPr>
        <w:t>绘制草图，如图1-12所示。草图绘制完</w:t>
      </w:r>
      <w:r>
        <w:rPr>
          <w:rFonts w:hint="eastAsia" w:ascii="Times New Roman" w:hAnsi="Times New Roman" w:cs="Times New Roman"/>
          <w:lang w:val="en-US" w:eastAsia="zh-CN"/>
        </w:rPr>
        <w:t>成</w:t>
      </w:r>
      <w:r>
        <w:rPr>
          <w:rFonts w:hint="default" w:ascii="Times New Roman" w:hAnsi="Times New Roman" w:eastAsia="宋体" w:cs="Times New Roman"/>
        </w:rPr>
        <w:t>后布尔</w:t>
      </w:r>
      <w:r>
        <w:rPr>
          <w:rFonts w:hint="eastAsia" w:ascii="Times New Roman" w:hAnsi="Times New Roman" w:cs="Times New Roman"/>
          <w:lang w:val="en-US" w:eastAsia="zh-CN"/>
        </w:rPr>
        <w:t>运算</w:t>
      </w:r>
      <w:r>
        <w:rPr>
          <w:rFonts w:hint="default" w:ascii="Times New Roman" w:hAnsi="Times New Roman" w:eastAsia="宋体" w:cs="Times New Roman"/>
        </w:rPr>
        <w:t>选择求和，</w:t>
      </w:r>
      <w:r>
        <w:rPr>
          <w:rFonts w:hint="eastAsia" w:ascii="Times New Roman" w:hAnsi="Times New Roman" w:cs="Times New Roman"/>
          <w:lang w:val="en-US" w:eastAsia="zh-CN"/>
        </w:rPr>
        <w:t>最后点击确定，</w:t>
      </w:r>
      <w:r>
        <w:rPr>
          <w:rFonts w:hint="default" w:ascii="Times New Roman" w:hAnsi="Times New Roman" w:eastAsia="宋体" w:cs="Times New Roman"/>
        </w:rPr>
        <w:t>如图1-13所示。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8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textAlignment w:val="auto"/>
        <w:rPr>
          <w:rFonts w:hint="default" w:ascii="Times New Roman" w:hAnsi="Times New Roman" w:eastAsia="宋体" w:cs="Times New Roman"/>
          <w:kern w:val="0"/>
          <w:szCs w:val="28"/>
          <w:lang w:bidi="ar"/>
        </w:rPr>
      </w:pPr>
      <w:r>
        <w:rPr>
          <w:rFonts w:hint="eastAsia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7</w:t>
      </w:r>
      <w:r>
        <w:rPr>
          <w:rFonts w:hint="eastAsia" w:ascii="Times New Roman" w:hAnsi="Times New Roman" w:cs="Times New Roman"/>
          <w:lang w:eastAsia="zh-CN"/>
        </w:rPr>
        <w:t>）</w:t>
      </w:r>
      <w:r>
        <w:rPr>
          <w:rFonts w:hint="eastAsia" w:ascii="Times New Roman" w:hAnsi="Times New Roman" w:cs="Times New Roman"/>
          <w:lang w:val="en-US" w:eastAsia="zh-CN"/>
        </w:rPr>
        <w:t>对上一步骤重复操作，依次选择拉伸创建所有特征。</w:t>
      </w:r>
      <w:r>
        <w:rPr>
          <w:rFonts w:hint="default" w:ascii="Times New Roman" w:hAnsi="Times New Roman" w:eastAsia="宋体" w:cs="Times New Roman"/>
        </w:rPr>
        <w:t>如图1-14</w:t>
      </w:r>
      <w:r>
        <w:rPr>
          <w:rFonts w:hint="default" w:ascii="Times New Roman" w:hAnsi="Times New Roman" w:eastAsia="宋体" w:cs="Times New Roman"/>
          <w:lang w:eastAsia="zh-CN"/>
        </w:rPr>
        <w:t>、</w:t>
      </w:r>
      <w:r>
        <w:rPr>
          <w:rFonts w:hint="default" w:ascii="Times New Roman" w:hAnsi="Times New Roman" w:eastAsia="宋体" w:cs="Times New Roman"/>
        </w:rPr>
        <w:t>图1-15所示。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kern w:val="0"/>
          <w:sz w:val="24"/>
        </w:rPr>
        <w:drawing>
          <wp:inline distT="0" distB="0" distL="114300" distR="114300">
            <wp:extent cx="2728595" cy="1887220"/>
            <wp:effectExtent l="0" t="0" r="14605" b="2540"/>
            <wp:docPr id="19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88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图1-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9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对实体进行边倒圆角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kern w:val="0"/>
          <w:sz w:val="24"/>
        </w:rPr>
        <w:drawing>
          <wp:inline distT="0" distB="0" distL="114300" distR="114300">
            <wp:extent cx="2475230" cy="2457450"/>
            <wp:effectExtent l="0" t="0" r="8890" b="11430"/>
            <wp:docPr id="13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 w:val="24"/>
          <w:lang w:bidi="ar"/>
        </w:rPr>
        <w:t xml:space="preserve">       </w:t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1824355" cy="2658745"/>
            <wp:effectExtent l="0" t="0" r="4445" b="8255"/>
            <wp:docPr id="17" name="图片 17" descr="}@Q_}3FOF]NW5YOLC%7WP1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}@Q_}3FOF]NW5YOLC%7WP1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2435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   图1-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指定孔的位置           图1-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11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设置好孔的尺寸</w:t>
      </w:r>
    </w:p>
    <w:p>
      <w:pPr>
        <w:pageBreakBefore w:val="0"/>
        <w:tabs>
          <w:tab w:val="left" w:pos="28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400935" cy="2339975"/>
            <wp:effectExtent l="0" t="0" r="6985" b="6985"/>
            <wp:docPr id="24" name="图片 24" descr="3`KBU[3}$[YV$DUQ]%745Q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3`KBU[3}$[YV$DUQ]%745QI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</w:rPr>
        <w:t xml:space="preserve">  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</w:rPr>
        <w:t xml:space="preserve"> </w:t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156460" cy="2333625"/>
            <wp:effectExtent l="0" t="0" r="7620" b="13335"/>
            <wp:docPr id="25" name="图片 25" descr="${%WUW`TS4B{8%P$}H2UAD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${%WUW`TS4B{8%P$}H2UADQ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图1-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以孔中心为平面绘制草图         图1-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13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拉伸求和完成</w:t>
      </w:r>
    </w:p>
    <w:p>
      <w:pPr>
        <w:pageBreakBefore w:val="0"/>
        <w:tabs>
          <w:tab w:val="left" w:pos="28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249805" cy="2428240"/>
            <wp:effectExtent l="0" t="0" r="5715" b="10160"/>
            <wp:docPr id="26" name="图片 26" descr="PB}{KOU_LQ~MN`C2`VM901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PB}{KOU_LQ~MN`C2`VM901I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4980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</w:rPr>
        <w:t xml:space="preserve">  </w:t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459990" cy="2426335"/>
            <wp:effectExtent l="0" t="0" r="8890" b="12065"/>
            <wp:docPr id="30" name="图片 30" descr="%N63{71[)DIR5L}T7E60NZ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%N63{71[)DIR5L}T7E60NZM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图1-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14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拉伸求和                图1-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设置孔的位置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textAlignment w:val="auto"/>
        <w:rPr>
          <w:rFonts w:hint="default" w:ascii="Times New Roman" w:hAnsi="Times New Roman" w:eastAsia="宋体" w:cs="Times New Roman"/>
          <w:kern w:val="0"/>
          <w:szCs w:val="28"/>
          <w:lang w:bidi="ar"/>
        </w:rPr>
      </w:pPr>
      <w:r>
        <w:rPr>
          <w:rFonts w:hint="eastAsia" w:ascii="Times New Roman" w:hAnsi="Times New Roman" w:cs="Times New Roman"/>
          <w:kern w:val="0"/>
          <w:szCs w:val="28"/>
          <w:lang w:eastAsia="zh-CN" w:bidi="ar"/>
        </w:rPr>
        <w:t>（</w:t>
      </w:r>
      <w:r>
        <w:rPr>
          <w:rFonts w:hint="eastAsia" w:ascii="Times New Roman" w:hAnsi="Times New Roman" w:cs="Times New Roman"/>
          <w:kern w:val="0"/>
          <w:szCs w:val="28"/>
          <w:lang w:val="en-US" w:eastAsia="zh-CN" w:bidi="ar"/>
        </w:rPr>
        <w:t>8</w:t>
      </w:r>
      <w:r>
        <w:rPr>
          <w:rFonts w:hint="eastAsia" w:ascii="Times New Roman" w:hAnsi="Times New Roman" w:cs="Times New Roman"/>
          <w:kern w:val="0"/>
          <w:szCs w:val="28"/>
          <w:lang w:eastAsia="zh-CN" w:bidi="ar"/>
        </w:rPr>
        <w:t>）</w:t>
      </w:r>
      <w:r>
        <w:rPr>
          <w:rFonts w:hint="default" w:ascii="Times New Roman" w:hAnsi="Times New Roman" w:eastAsia="宋体" w:cs="Times New Roman"/>
          <w:kern w:val="0"/>
          <w:szCs w:val="28"/>
          <w:lang w:bidi="ar"/>
        </w:rPr>
        <w:t>单击</w:t>
      </w:r>
      <w:r>
        <w:rPr>
          <w:rFonts w:hint="default" w:ascii="Times New Roman" w:hAnsi="Times New Roman" w:eastAsia="宋体" w:cs="Times New Roman"/>
          <w:kern w:val="0"/>
          <w:sz w:val="24"/>
        </w:rPr>
        <w:drawing>
          <wp:inline distT="0" distB="0" distL="114300" distR="114300">
            <wp:extent cx="333375" cy="314325"/>
            <wp:effectExtent l="0" t="0" r="1905" b="5715"/>
            <wp:docPr id="3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kern w:val="0"/>
          <w:sz w:val="24"/>
          <w:lang w:val="en-US" w:eastAsia="zh-CN"/>
        </w:rPr>
        <w:t>按钮</w:t>
      </w:r>
      <w:r>
        <w:rPr>
          <w:rFonts w:hint="default" w:ascii="Times New Roman" w:hAnsi="Times New Roman" w:eastAsia="宋体" w:cs="Times New Roman"/>
          <w:kern w:val="0"/>
          <w:szCs w:val="28"/>
          <w:lang w:bidi="ar"/>
        </w:rPr>
        <w:t>，</w:t>
      </w:r>
      <w:r>
        <w:rPr>
          <w:rFonts w:hint="eastAsia" w:ascii="Times New Roman" w:hAnsi="Times New Roman" w:cs="Times New Roman"/>
          <w:kern w:val="0"/>
          <w:szCs w:val="28"/>
          <w:lang w:val="en-US" w:eastAsia="zh-CN" w:bidi="ar"/>
        </w:rPr>
        <w:t>选择螺纹孔的位置</w:t>
      </w:r>
      <w:r>
        <w:rPr>
          <w:rFonts w:hint="default" w:ascii="Times New Roman" w:hAnsi="Times New Roman" w:eastAsia="宋体" w:cs="Times New Roman"/>
          <w:kern w:val="0"/>
          <w:szCs w:val="28"/>
          <w:lang w:bidi="ar"/>
        </w:rPr>
        <w:t>，</w:t>
      </w:r>
      <w:r>
        <w:rPr>
          <w:rFonts w:hint="eastAsia" w:ascii="Times New Roman" w:hAnsi="Times New Roman" w:cs="Times New Roman"/>
          <w:kern w:val="0"/>
          <w:szCs w:val="28"/>
          <w:lang w:val="en-US" w:eastAsia="zh-CN" w:bidi="ar"/>
        </w:rPr>
        <w:t>给好孔的尺寸</w:t>
      </w:r>
      <w:r>
        <w:rPr>
          <w:rFonts w:hint="default" w:ascii="Times New Roman" w:hAnsi="Times New Roman" w:eastAsia="宋体" w:cs="Times New Roman"/>
          <w:kern w:val="0"/>
          <w:szCs w:val="28"/>
          <w:lang w:bidi="ar"/>
        </w:rPr>
        <w:t>，</w:t>
      </w:r>
      <w:r>
        <w:rPr>
          <w:rFonts w:hint="eastAsia" w:ascii="Times New Roman" w:hAnsi="Times New Roman" w:cs="Times New Roman"/>
          <w:kern w:val="0"/>
          <w:szCs w:val="28"/>
          <w:lang w:val="en-US" w:eastAsia="zh-CN" w:bidi="ar"/>
        </w:rPr>
        <w:t>依次给出条件，</w:t>
      </w:r>
      <w:r>
        <w:rPr>
          <w:rFonts w:hint="default" w:ascii="Times New Roman" w:hAnsi="Times New Roman" w:eastAsia="宋体" w:cs="Times New Roman"/>
          <w:kern w:val="0"/>
          <w:szCs w:val="28"/>
          <w:lang w:bidi="ar"/>
        </w:rPr>
        <w:t>如图1-16所示，</w:t>
      </w:r>
      <w:r>
        <w:rPr>
          <w:rFonts w:hint="eastAsia" w:ascii="Times New Roman" w:hAnsi="Times New Roman" w:cs="Times New Roman"/>
          <w:kern w:val="0"/>
          <w:szCs w:val="28"/>
          <w:lang w:val="en-US" w:eastAsia="zh-CN" w:bidi="ar"/>
        </w:rPr>
        <w:t>并</w:t>
      </w:r>
      <w:r>
        <w:rPr>
          <w:rFonts w:hint="default" w:ascii="Times New Roman" w:hAnsi="Times New Roman" w:eastAsia="宋体" w:cs="Times New Roman"/>
          <w:kern w:val="0"/>
          <w:szCs w:val="28"/>
          <w:lang w:bidi="ar"/>
        </w:rPr>
        <w:t>单击确定。如图1-17所示。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textAlignment w:val="auto"/>
        <w:rPr>
          <w:rFonts w:hint="default" w:ascii="Times New Roman" w:hAnsi="Times New Roman" w:eastAsia="宋体" w:cs="Times New Roman"/>
          <w:kern w:val="0"/>
          <w:szCs w:val="28"/>
          <w:lang w:bidi="ar"/>
        </w:rPr>
      </w:pPr>
      <w:r>
        <w:rPr>
          <w:rFonts w:hint="eastAsia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9</w:t>
      </w:r>
      <w:r>
        <w:rPr>
          <w:rFonts w:hint="eastAsia" w:ascii="Times New Roman" w:hAnsi="Times New Roman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重复以上命令步骤，依次绘制如图1-18</w:t>
      </w:r>
      <w:r>
        <w:rPr>
          <w:rFonts w:hint="default" w:ascii="Times New Roman" w:hAnsi="Times New Roman" w:eastAsia="宋体" w:cs="Times New Roman"/>
          <w:lang w:eastAsia="zh-CN"/>
        </w:rPr>
        <w:t>、</w:t>
      </w:r>
      <w:r>
        <w:rPr>
          <w:rFonts w:hint="default" w:ascii="Times New Roman" w:hAnsi="Times New Roman" w:eastAsia="宋体" w:cs="Times New Roman"/>
        </w:rPr>
        <w:t>图1-19所示特征。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textAlignment w:val="auto"/>
        <w:rPr>
          <w:rFonts w:hint="default" w:ascii="Times New Roman" w:hAnsi="Times New Roman" w:eastAsia="宋体" w:cs="Times New Roman"/>
          <w:kern w:val="0"/>
          <w:szCs w:val="28"/>
          <w:lang w:bidi="ar"/>
        </w:rPr>
      </w:pPr>
      <w:r>
        <w:rPr>
          <w:rFonts w:hint="eastAsia" w:ascii="Times New Roman" w:hAnsi="Times New Roman" w:cs="Times New Roman"/>
          <w:kern w:val="0"/>
          <w:szCs w:val="28"/>
          <w:lang w:eastAsia="zh-CN" w:bidi="ar"/>
        </w:rPr>
        <w:t>（</w:t>
      </w:r>
      <w:r>
        <w:rPr>
          <w:rFonts w:hint="eastAsia" w:ascii="Times New Roman" w:hAnsi="Times New Roman" w:cs="Times New Roman"/>
          <w:kern w:val="0"/>
          <w:szCs w:val="28"/>
          <w:lang w:val="en-US" w:eastAsia="zh-CN" w:bidi="ar"/>
        </w:rPr>
        <w:t>10</w:t>
      </w:r>
      <w:r>
        <w:rPr>
          <w:rFonts w:hint="eastAsia" w:ascii="Times New Roman" w:hAnsi="Times New Roman" w:cs="Times New Roman"/>
          <w:kern w:val="0"/>
          <w:szCs w:val="28"/>
          <w:lang w:eastAsia="zh-CN" w:bidi="ar"/>
        </w:rPr>
        <w:t>）</w:t>
      </w:r>
      <w:r>
        <w:rPr>
          <w:rFonts w:hint="default" w:ascii="Times New Roman" w:hAnsi="Times New Roman" w:eastAsia="宋体" w:cs="Times New Roman"/>
          <w:kern w:val="0"/>
          <w:szCs w:val="28"/>
          <w:lang w:bidi="ar"/>
        </w:rPr>
        <w:t>单击</w:t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647700" cy="238125"/>
            <wp:effectExtent l="0" t="0" r="7620" b="5715"/>
            <wp:docPr id="15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Cs w:val="28"/>
          <w:lang w:bidi="ar"/>
        </w:rPr>
        <w:t>命令，如图1-20所示。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11</w:t>
      </w:r>
      <w:r>
        <w:rPr>
          <w:rFonts w:hint="eastAsia" w:ascii="Times New Roman" w:hAnsi="Times New Roman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重复以上命令步骤，绘制如图1-21所示特征。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textAlignment w:val="auto"/>
        <w:rPr>
          <w:rFonts w:hint="default" w:ascii="Times New Roman" w:hAnsi="Times New Roman" w:eastAsia="宋体" w:cs="Times New Roman"/>
          <w:kern w:val="0"/>
          <w:szCs w:val="28"/>
          <w:lang w:bidi="ar"/>
        </w:rPr>
      </w:pPr>
      <w:r>
        <w:rPr>
          <w:rFonts w:hint="eastAsia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12</w:t>
      </w:r>
      <w:r>
        <w:rPr>
          <w:rFonts w:hint="eastAsia" w:ascii="Times New Roman" w:hAnsi="Times New Roman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重复以上拉伸、倒角、倒圆角、简单孔、螺纹孔命令。</w:t>
      </w:r>
      <w:r>
        <w:rPr>
          <w:rFonts w:hint="eastAsia" w:ascii="Times New Roman" w:hAnsi="Times New Roman" w:cs="Times New Roman"/>
          <w:lang w:val="en-US" w:eastAsia="zh-CN"/>
        </w:rPr>
        <w:t>结果</w:t>
      </w:r>
      <w:r>
        <w:rPr>
          <w:rFonts w:hint="default" w:ascii="Times New Roman" w:hAnsi="Times New Roman" w:eastAsia="宋体" w:cs="Times New Roman"/>
        </w:rPr>
        <w:t>如图1-22</w:t>
      </w:r>
      <w:r>
        <w:rPr>
          <w:rFonts w:hint="default" w:ascii="Times New Roman" w:hAnsi="Times New Roman" w:eastAsia="宋体" w:cs="Times New Roman"/>
          <w:lang w:eastAsia="zh-CN"/>
        </w:rPr>
        <w:t>、</w:t>
      </w:r>
      <w:r>
        <w:rPr>
          <w:rFonts w:hint="default" w:ascii="Times New Roman" w:hAnsi="Times New Roman" w:eastAsia="宋体" w:cs="Times New Roman"/>
        </w:rPr>
        <w:t>图1-23所示特征。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center"/>
        <w:rPr>
          <w:rFonts w:hint="default" w:ascii="Times New Roman" w:hAnsi="Times New Roman" w:eastAsia="宋体" w:cs="Times New Roman"/>
          <w:kern w:val="0"/>
          <w:szCs w:val="28"/>
          <w:lang w:bidi="ar"/>
        </w:rPr>
      </w:pPr>
      <w:r>
        <w:rPr>
          <w:rFonts w:hint="default" w:ascii="Times New Roman" w:hAnsi="Times New Roman" w:eastAsia="宋体" w:cs="Times New Roman"/>
          <w:kern w:val="0"/>
          <w:szCs w:val="28"/>
        </w:rPr>
        <w:drawing>
          <wp:inline distT="0" distB="0" distL="114300" distR="114300">
            <wp:extent cx="1572260" cy="2596515"/>
            <wp:effectExtent l="0" t="0" r="12700" b="9525"/>
            <wp:docPr id="33" name="图片 33" descr="%XVE1}G276}1P(8Q(OLXVB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%XVE1}G276}1P(8Q(OLXVBN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7226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Cs w:val="28"/>
          <w:lang w:bidi="ar"/>
        </w:rPr>
        <w:t xml:space="preserve">  </w:t>
      </w:r>
      <w:r>
        <w:rPr>
          <w:rFonts w:hint="default" w:ascii="Times New Roman" w:hAnsi="Times New Roman" w:eastAsia="宋体" w:cs="Times New Roman"/>
          <w:kern w:val="0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eastAsia="宋体" w:cs="Times New Roman"/>
          <w:kern w:val="0"/>
          <w:szCs w:val="28"/>
          <w:lang w:bidi="ar"/>
        </w:rPr>
        <w:t xml:space="preserve"> </w:t>
      </w:r>
      <w:r>
        <w:rPr>
          <w:rFonts w:hint="default" w:ascii="Times New Roman" w:hAnsi="Times New Roman" w:eastAsia="宋体" w:cs="Times New Roman"/>
          <w:kern w:val="0"/>
          <w:szCs w:val="28"/>
        </w:rPr>
        <w:drawing>
          <wp:inline distT="0" distB="0" distL="114300" distR="114300">
            <wp:extent cx="2357120" cy="2533015"/>
            <wp:effectExtent l="0" t="0" r="5080" b="12065"/>
            <wp:docPr id="32" name="图片 32" descr="T4(7~~4NG[T)$`MNCRWS}$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T4(7~~4NG[T)$`MNCRWS}$O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5712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图1-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16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设置好孔的尺寸                图1-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17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螺纹孔完成</w:t>
      </w:r>
    </w:p>
    <w:p>
      <w:pPr>
        <w:pageBreakBefore w:val="0"/>
        <w:tabs>
          <w:tab w:val="left" w:pos="28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499995" cy="2482215"/>
            <wp:effectExtent l="0" t="0" r="14605" b="1905"/>
            <wp:docPr id="36" name="图片 36" descr="8~ZYV7C%$75}~ZODHG8L%L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8~ZYV7C%$75}~ZODHG8L%L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</w:rPr>
        <w:t xml:space="preserve">  </w:t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480945" cy="2465705"/>
            <wp:effectExtent l="0" t="0" r="3175" b="3175"/>
            <wp:docPr id="34" name="图片 34" descr="XTMZ7~4[D0N)ER]7D}3_G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XTMZ7~4[D0N)ER]7D}3_GTI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图1-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18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螺纹孔已完成            图1-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19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正面全部完成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  <w:kern w:val="0"/>
          <w:szCs w:val="28"/>
        </w:rPr>
      </w:pPr>
      <w:r>
        <w:rPr>
          <w:rFonts w:hint="default" w:ascii="Times New Roman" w:hAnsi="Times New Roman" w:eastAsia="宋体" w:cs="Times New Roman"/>
          <w:kern w:val="0"/>
          <w:szCs w:val="28"/>
        </w:rPr>
        <w:drawing>
          <wp:inline distT="0" distB="0" distL="114300" distR="114300">
            <wp:extent cx="4243070" cy="1950085"/>
            <wp:effectExtent l="0" t="0" r="8890" b="635"/>
            <wp:docPr id="37" name="图片 37" descr="3RD%TP7JF(~(RX[D7[U14(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3RD%TP7JF(~(RX[D7[U14(D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4307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图1-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20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四个凸台倒角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  <w:kern w:val="0"/>
          <w:szCs w:val="28"/>
          <w:lang w:bidi="ar"/>
        </w:rPr>
      </w:pPr>
      <w:r>
        <w:rPr>
          <w:rFonts w:hint="default" w:ascii="Times New Roman" w:hAnsi="Times New Roman" w:eastAsia="宋体" w:cs="Times New Roman"/>
          <w:kern w:val="0"/>
          <w:szCs w:val="28"/>
        </w:rPr>
        <w:drawing>
          <wp:inline distT="0" distB="0" distL="114300" distR="114300">
            <wp:extent cx="2216785" cy="2391410"/>
            <wp:effectExtent l="0" t="0" r="8255" b="1270"/>
            <wp:docPr id="38" name="图片 38" descr="{Z]D2H%(CP$%Q))0S0~3%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{Z]D2H%(CP$%Q))0S0~3%IW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  <w:kern w:val="0"/>
          <w:szCs w:val="28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图1-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21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已倒好全部角</w:t>
      </w:r>
    </w:p>
    <w:p>
      <w:pPr>
        <w:pStyle w:val="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Cs w:val="28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2672080</wp:posOffset>
            </wp:positionH>
            <wp:positionV relativeFrom="paragraph">
              <wp:posOffset>130175</wp:posOffset>
            </wp:positionV>
            <wp:extent cx="2413635" cy="2425700"/>
            <wp:effectExtent l="0" t="0" r="9525" b="12700"/>
            <wp:wrapTopAndBottom/>
            <wp:docPr id="40" name="图片 40" descr="WYJDXK$YAX]]{G(ZZLPM0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WYJDXK$YAX]]{G(ZZLPM0IQ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1363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kern w:val="0"/>
          <w:szCs w:val="28"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-69850</wp:posOffset>
            </wp:positionH>
            <wp:positionV relativeFrom="paragraph">
              <wp:posOffset>144780</wp:posOffset>
            </wp:positionV>
            <wp:extent cx="2397760" cy="2402840"/>
            <wp:effectExtent l="0" t="0" r="10160" b="5080"/>
            <wp:wrapTopAndBottom/>
            <wp:docPr id="39" name="图片 39" descr="O8F3)@Z$$0}%{3RKWCYZT@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O8F3)@Z$$0}%{3RKWCYZT@N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图1-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22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反面钻孔                     图1-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23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反面全部完成</w:t>
      </w:r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textAlignment w:val="auto"/>
        <w:rPr>
          <w:rFonts w:hint="default" w:ascii="Times New Roman" w:hAnsi="Times New Roman" w:eastAsia="宋体" w:cs="Times New Roman"/>
        </w:rPr>
      </w:pPr>
      <w:bookmarkStart w:id="16" w:name="_Toc20257"/>
      <w:bookmarkStart w:id="17" w:name="_Toc17541"/>
      <w:r>
        <w:rPr>
          <w:rFonts w:hint="default" w:ascii="Times New Roman" w:hAnsi="Times New Roman" w:eastAsia="宋体" w:cs="Times New Roman"/>
        </w:rPr>
        <w:t>1.3</w:t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</w:rPr>
        <w:t>工程图</w:t>
      </w:r>
      <w:bookmarkEnd w:id="16"/>
      <w:bookmarkEnd w:id="1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560" w:firstLineChars="20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eastAsia="zh-CN"/>
        </w:rPr>
        <w:t>（</w:t>
      </w:r>
      <w:r>
        <w:rPr>
          <w:rFonts w:hint="default" w:ascii="Times New Roman" w:hAnsi="Times New Roman" w:eastAsia="宋体" w:cs="Times New Roman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  <w:lang w:val="en-US" w:eastAsia="zh-CN"/>
        </w:rPr>
        <w:t>首先选择</w:t>
      </w:r>
      <w:r>
        <w:rPr>
          <w:rFonts w:hint="default" w:ascii="Times New Roman" w:hAnsi="Times New Roman" w:eastAsia="宋体" w:cs="Times New Roman"/>
        </w:rPr>
        <w:t>应用模块</w:t>
      </w:r>
      <w:r>
        <w:rPr>
          <w:rFonts w:hint="default" w:ascii="Times New Roman" w:hAnsi="Times New Roman" w:eastAsia="宋体" w:cs="Times New Roman"/>
          <w:lang w:val="en-US" w:eastAsia="zh-CN"/>
        </w:rPr>
        <w:t>里的</w:t>
      </w:r>
      <w:r>
        <w:rPr>
          <w:rFonts w:hint="default" w:ascii="Times New Roman" w:hAnsi="Times New Roman" w:eastAsia="宋体" w:cs="Times New Roman"/>
        </w:rPr>
        <w:t>【制图】</w:t>
      </w:r>
      <w:r>
        <w:rPr>
          <w:rFonts w:hint="default" w:ascii="Times New Roman" w:hAnsi="Times New Roman" w:eastAsia="宋体" w:cs="Times New Roman"/>
          <w:lang w:val="en-US" w:eastAsia="zh-CN"/>
        </w:rPr>
        <w:t>按钮，</w:t>
      </w:r>
      <w:r>
        <w:rPr>
          <w:rFonts w:hint="default" w:ascii="Times New Roman" w:hAnsi="Times New Roman" w:eastAsia="宋体" w:cs="Times New Roman"/>
        </w:rPr>
        <w:t>如图1-24所示，进入工程图模块。</w:t>
      </w:r>
      <w:r>
        <w:rPr>
          <w:rFonts w:hint="eastAsia" w:ascii="Times New Roman" w:hAnsi="Times New Roman" w:cs="Times New Roman"/>
          <w:lang w:val="en-US" w:eastAsia="zh-CN"/>
        </w:rPr>
        <w:t>点击</w:t>
      </w:r>
      <w:r>
        <w:rPr>
          <w:rFonts w:hint="default" w:ascii="Times New Roman" w:hAnsi="Times New Roman" w:eastAsia="宋体" w:cs="Times New Roman"/>
        </w:rPr>
        <w:t>【新建图纸页】</w:t>
      </w:r>
      <w:r>
        <w:rPr>
          <w:rFonts w:hint="default" w:ascii="Times New Roman" w:hAnsi="Times New Roman" w:eastAsia="宋体" w:cs="Times New Roman"/>
          <w:lang w:val="en-US" w:eastAsia="zh-CN"/>
        </w:rPr>
        <w:t>按钮，选择“标准尺寸”，大小“A3-297X420”，单位选择“毫米”，投影选择“第一视角”，</w:t>
      </w:r>
      <w:r>
        <w:rPr>
          <w:rFonts w:hint="default" w:ascii="Times New Roman" w:hAnsi="Times New Roman" w:eastAsia="宋体" w:cs="Times New Roman"/>
        </w:rPr>
        <w:t>如图1-25所示。单击确定，即</w:t>
      </w:r>
      <w:r>
        <w:rPr>
          <w:rFonts w:hint="eastAsia" w:ascii="Times New Roman" w:hAnsi="Times New Roman" w:cs="Times New Roman"/>
          <w:lang w:val="en-US" w:eastAsia="zh-CN"/>
        </w:rPr>
        <w:t>完成创建</w:t>
      </w:r>
      <w:r>
        <w:rPr>
          <w:rFonts w:hint="default" w:ascii="Times New Roman" w:hAnsi="Times New Roman" w:eastAsia="宋体" w:cs="Times New Roman"/>
        </w:rPr>
        <w:t>。</w:t>
      </w:r>
      <w:r>
        <w:rPr>
          <w:rFonts w:hint="default" w:ascii="Times New Roman" w:hAnsi="Times New Roman" w:eastAsia="宋体" w:cs="Times New Roman"/>
          <w:lang w:val="en-US" w:eastAsia="zh-CN"/>
        </w:rPr>
        <w:t>点击</w:t>
      </w:r>
      <w:r>
        <w:rPr>
          <w:rFonts w:hint="default" w:ascii="Times New Roman" w:hAnsi="Times New Roman" w:eastAsia="宋体" w:cs="Times New Roman"/>
        </w:rPr>
        <w:t>制图工具里面的创建边界</w:t>
      </w:r>
      <w:r>
        <w:rPr>
          <w:rFonts w:hint="default" w:ascii="Times New Roman" w:hAnsi="Times New Roman" w:eastAsia="宋体" w:cs="Times New Roman"/>
          <w:lang w:eastAsia="zh-CN"/>
        </w:rPr>
        <w:t>，</w:t>
      </w:r>
      <w:r>
        <w:rPr>
          <w:rFonts w:hint="default" w:ascii="Times New Roman" w:hAnsi="Times New Roman" w:eastAsia="宋体" w:cs="Times New Roman"/>
          <w:lang w:val="en-US" w:eastAsia="zh-CN"/>
        </w:rPr>
        <w:t>单击确定，</w:t>
      </w:r>
      <w:r>
        <w:rPr>
          <w:rFonts w:hint="default" w:ascii="Times New Roman" w:hAnsi="Times New Roman" w:eastAsia="宋体" w:cs="Times New Roman"/>
        </w:rPr>
        <w:t>如图1-26所示。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5734050" cy="1352550"/>
            <wp:effectExtent l="0" t="0" r="11430" b="3810"/>
            <wp:docPr id="20" name="图片 20" descr="YJ0V$ZPKP)`}QB~YZ(Y4}%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YJ0V$ZPKP)`}QB~YZ(Y4}%S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图1-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24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选择制图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047240" cy="3159760"/>
            <wp:effectExtent l="0" t="0" r="10160" b="10160"/>
            <wp:docPr id="14" name="图片 14" descr="3Y@DSE$2RA05A$U1KV0V9X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3Y@DSE$2RA05A$U1KV0V9XX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4724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</w:rPr>
        <w:t xml:space="preserve">    </w:t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197100" cy="3166745"/>
            <wp:effectExtent l="0" t="0" r="12700" b="3175"/>
            <wp:docPr id="21" name="图片 21" descr="5HAX@6Y`J7UYX~(Q`B66}2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HAX@6Y`J7UYX~(Q`B66}2R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图1-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25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创建工程图纸                   图1-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26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创建边界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2</w:t>
      </w:r>
      <w:r>
        <w:rPr>
          <w:rFonts w:hint="eastAsia" w:ascii="Times New Roman" w:hAnsi="Times New Roman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再上一步操作的基础上，点击【主页】，选择</w:t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41300" cy="189865"/>
            <wp:effectExtent l="0" t="0" r="2540" b="825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</w:rPr>
        <w:t>【表格注释】命令，选择图纸右下角，效果如图1-27所示</w:t>
      </w:r>
      <w:r>
        <w:rPr>
          <w:rFonts w:hint="default" w:ascii="Times New Roman" w:hAnsi="Times New Roman" w:eastAsia="宋体" w:cs="Times New Roman"/>
          <w:lang w:eastAsia="zh-CN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4563110" cy="1436370"/>
            <wp:effectExtent l="0" t="0" r="8890" b="11430"/>
            <wp:docPr id="59" name="图片 59" descr="W2T2XIQ_P2U~99[N44IF8)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W2T2XIQ_P2U~99[N44IF8)G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sectPr>
          <w:footerReference r:id="rId13" w:type="first"/>
          <w:footerReference r:id="rId12" w:type="default"/>
          <w:pgSz w:w="11906" w:h="16838"/>
          <w:pgMar w:top="1440" w:right="1803" w:bottom="1440" w:left="1803" w:header="1021" w:footer="794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start="1"/>
          <w:cols w:space="425" w:num="1"/>
          <w:titlePg/>
          <w:docGrid w:type="lines" w:linePitch="312" w:charSpace="0"/>
        </w:sect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图1-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27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绘制表格及填写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3</w:t>
      </w:r>
      <w:r>
        <w:rPr>
          <w:rFonts w:hint="eastAsia" w:ascii="Times New Roman" w:hAnsi="Times New Roman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单击</w:t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15900" cy="234950"/>
            <wp:effectExtent l="0" t="0" r="12700" b="8890"/>
            <wp:docPr id="6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</w:rPr>
        <w:t>【基本视图】命令，选择俯视图，而后调整好比例，选择合适的位置放置该视图，重复指令，依次选择合适的位置放置如图1-28所示</w:t>
      </w:r>
      <w:r>
        <w:rPr>
          <w:rFonts w:hint="default" w:ascii="Times New Roman" w:hAnsi="Times New Roman" w:eastAsia="宋体" w:cs="Times New Roman"/>
          <w:lang w:eastAsia="zh-CN"/>
        </w:rPr>
        <w:t>。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  <w:kern w:val="0"/>
          <w:szCs w:val="28"/>
          <w:lang w:bidi="ar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4259580" cy="3020060"/>
            <wp:effectExtent l="0" t="0" r="762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图1-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28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放置视图</w:t>
      </w:r>
    </w:p>
    <w:p>
      <w:pPr>
        <w:keepNext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4</w:t>
      </w:r>
      <w:r>
        <w:rPr>
          <w:rFonts w:hint="eastAsia" w:ascii="Times New Roman" w:hAnsi="Times New Roman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创建全剖视图，点击【剖视图】</w:t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19075" cy="142875"/>
            <wp:effectExtent l="0" t="0" r="9525" b="9525"/>
            <wp:docPr id="6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</w:rPr>
        <w:t>命令，选择A-A所示剖切线，向左移动鼠标，完成视图的剖切，结果如图1-29所示</w:t>
      </w:r>
      <w:r>
        <w:rPr>
          <w:rFonts w:hint="default" w:ascii="Times New Roman" w:hAnsi="Times New Roman" w:eastAsia="宋体" w:cs="Times New Roman"/>
          <w:lang w:eastAsia="zh-CN"/>
        </w:rPr>
        <w:t>。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  <w:kern w:val="0"/>
          <w:szCs w:val="28"/>
          <w:lang w:bidi="ar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4176395" cy="2963545"/>
            <wp:effectExtent l="0" t="0" r="14605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图1-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29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完成剖视图</w:t>
      </w:r>
    </w:p>
    <w:p>
      <w:pPr>
        <w:keepNext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5</w:t>
      </w:r>
      <w:r>
        <w:rPr>
          <w:rFonts w:hint="eastAsia" w:ascii="Times New Roman" w:hAnsi="Times New Roman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尺寸的标准。单击【快速尺寸】</w:t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66700" cy="208915"/>
            <wp:effectExtent l="0" t="0" r="7620" b="4445"/>
            <wp:docPr id="12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0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</w:rPr>
        <w:t>命令，根据要求，选择所需要标准的几何要素依次进行标准，如图1-30所示</w:t>
      </w:r>
      <w:r>
        <w:rPr>
          <w:rFonts w:hint="default" w:ascii="Times New Roman" w:hAnsi="Times New Roman" w:eastAsia="宋体" w:cs="Times New Roman"/>
          <w:lang w:eastAsia="zh-CN"/>
        </w:rPr>
        <w:t>。</w:t>
      </w:r>
    </w:p>
    <w:p>
      <w:pPr>
        <w:keepNext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6</w:t>
      </w:r>
      <w:r>
        <w:rPr>
          <w:rFonts w:hint="eastAsia" w:ascii="Times New Roman" w:hAnsi="Times New Roman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添加公差尺寸的标准。双击需要添加公差的尺寸，如图1-31所示，选择双向公差，而后更改其公差数值，点击回车键，完成更改。</w:t>
      </w:r>
    </w:p>
    <w:p>
      <w:pPr>
        <w:keepNext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textAlignment w:val="auto"/>
        <w:rPr>
          <w:rFonts w:hint="default" w:ascii="Times New Roman" w:hAnsi="Times New Roman" w:cs="Times New Roman"/>
          <w:lang w:eastAsia="zh-CN"/>
        </w:rPr>
      </w:pPr>
      <w:r>
        <w:rPr>
          <w:rFonts w:hint="eastAsia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7</w:t>
      </w:r>
      <w:r>
        <w:rPr>
          <w:rFonts w:hint="eastAsia" w:ascii="Times New Roman" w:hAnsi="Times New Roman" w:cs="Times New Roman"/>
          <w:lang w:eastAsia="zh-CN"/>
        </w:rPr>
        <w:t>）</w:t>
      </w:r>
      <w:r>
        <w:rPr>
          <w:rFonts w:hint="default" w:ascii="Times New Roman" w:hAnsi="Times New Roman" w:cs="Times New Roman"/>
          <w:lang w:eastAsia="zh-CN"/>
        </w:rPr>
        <w:t>更改尺寸的样式和位置。单击需要更改的尺寸，而后点击【编辑设置】</w:t>
      </w:r>
      <w:r>
        <w:rPr>
          <w:rFonts w:hint="default" w:ascii="Times New Roman" w:hAnsi="Times New Roman" w:cs="Times New Roman"/>
          <w:lang w:eastAsia="zh-CN"/>
        </w:rPr>
        <w:drawing>
          <wp:inline distT="0" distB="0" distL="114300" distR="114300">
            <wp:extent cx="171450" cy="130810"/>
            <wp:effectExtent l="0" t="0" r="11430" b="6350"/>
            <wp:docPr id="16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3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3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eastAsia="zh-CN"/>
        </w:rPr>
        <w:t>命令，在弹出的窗口中找到“文本”，点击“方向和位置”，方向更改为水平之上，位置更改为文本在短划线之上，如图1-32所示。</w:t>
      </w:r>
    </w:p>
    <w:p>
      <w:pPr>
        <w:keepNext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8</w:t>
      </w:r>
      <w:r>
        <w:rPr>
          <w:rFonts w:hint="eastAsia" w:ascii="Times New Roman" w:hAnsi="Times New Roman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添加表面粗糙度符号。在特征命令栏里点击【表面粗糙度符号】</w:t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05105" cy="170815"/>
            <wp:effectExtent l="0" t="0" r="8255" b="12065"/>
            <wp:docPr id="14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3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5105" cy="17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</w:rPr>
        <w:t>命令，而后在弹出的窗口更改：属性为需要移除材料，添加下部文本（a2），在设置里更改其形状大小到合适位置，根据其放置位置调整角度以达到旋转目的，如图1-33所示</w:t>
      </w:r>
      <w:r>
        <w:rPr>
          <w:rFonts w:hint="default" w:ascii="Times New Roman" w:hAnsi="Times New Roman" w:eastAsia="宋体" w:cs="Times New Roman"/>
          <w:lang w:eastAsia="zh-CN"/>
        </w:rPr>
        <w:t>。</w:t>
      </w:r>
    </w:p>
    <w:p>
      <w:pPr>
        <w:keepNext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9</w:t>
      </w:r>
      <w:r>
        <w:rPr>
          <w:rFonts w:hint="eastAsia" w:ascii="Times New Roman" w:hAnsi="Times New Roman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添加尺寸的下缀。点击【注释】</w:t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160655" cy="219710"/>
            <wp:effectExtent l="0" t="0" r="6985" b="8890"/>
            <wp:docPr id="15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3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</w:rPr>
        <w:t>命令，根据其特征形状，输入想要表达的文字或者数值，放置其尺寸之下如图1-34所</w:t>
      </w:r>
      <w:r>
        <w:rPr>
          <w:rFonts w:hint="default" w:ascii="Times New Roman" w:hAnsi="Times New Roman" w:eastAsia="宋体" w:cs="Times New Roman"/>
          <w:lang w:val="en-US" w:eastAsia="zh-CN"/>
        </w:rPr>
        <w:t>示。</w:t>
      </w:r>
    </w:p>
    <w:p>
      <w:pPr>
        <w:keepNext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更改螺纹尺寸。单击“右键”，点击“设置”，再点击“直线/箭头”，找到“前缀/后缀”，再位置里选择“之前或之后”点击要使用的符号，然后输入所需要的数值或者符号，如图1-35所示</w:t>
      </w:r>
      <w:r>
        <w:rPr>
          <w:rFonts w:hint="default" w:ascii="Times New Roman" w:hAnsi="Times New Roman" w:eastAsia="宋体" w:cs="Times New Roman"/>
          <w:lang w:eastAsia="zh-CN"/>
        </w:rPr>
        <w:t>。</w:t>
      </w:r>
    </w:p>
    <w:p>
      <w:pPr>
        <w:pStyle w:val="20"/>
        <w:keepNext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11</w:t>
      </w:r>
      <w:r>
        <w:rPr>
          <w:rFonts w:hint="eastAsia" w:ascii="Times New Roman" w:hAnsi="Times New Roman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重复以上命令，将所有需要更改的尺寸样式、尺寸标注、公差符号、螺纹符号、表面粗糙度符号等全部标注完毕后，仔细对照原图，查看是否遗漏，而后，根据自己所出的工程图，去建模块，再画一次该模型，查看是否正确，有无遗漏等，以达到自查的目的，结果如图1-36所示。</w:t>
      </w:r>
    </w:p>
    <w:p>
      <w:pPr>
        <w:keepNext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keepNext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textAlignment w:val="auto"/>
        <w:rPr>
          <w:rFonts w:hint="default" w:ascii="Times New Roman" w:hAnsi="Times New Roman" w:eastAsia="宋体" w:cs="Times New Roman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3855720" cy="1257300"/>
            <wp:effectExtent l="0" t="0" r="0" b="762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62"/>
                    <a:srcRect b="14758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图1-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30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标注尺寸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2957830" cy="3147695"/>
            <wp:effectExtent l="0" t="0" r="13970" b="698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图1-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31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添加公差尺寸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5023485" cy="3032760"/>
            <wp:effectExtent l="0" t="0" r="571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图1-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32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更改尺寸样式及位置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139315" cy="1964055"/>
            <wp:effectExtent l="0" t="0" r="9525" b="1905"/>
            <wp:docPr id="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1939925" cy="1967865"/>
            <wp:effectExtent l="0" t="0" r="10795" b="13335"/>
            <wp:docPr id="8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图1-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33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添加表面粗糙度符号         图1-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34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添加尺寸的下缀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4074795" cy="1757680"/>
            <wp:effectExtent l="0" t="0" r="9525" b="10160"/>
            <wp:docPr id="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rcRect l="-162" t="770" r="2909" b="-770"/>
                    <a:stretch>
                      <a:fillRect/>
                    </a:stretch>
                  </pic:blipFill>
                  <pic:spPr>
                    <a:xfrm>
                      <a:off x="0" y="0"/>
                      <a:ext cx="4074795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图1-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35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更改螺纹尺寸</w:t>
      </w:r>
    </w:p>
    <w:p>
      <w:pPr>
        <w:pStyle w:val="20"/>
        <w:keepNext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3949065" cy="2797175"/>
            <wp:effectExtent l="0" t="0" r="13335" b="698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4906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bookmarkStart w:id="18" w:name="_Toc25603002"/>
      <w:bookmarkStart w:id="19" w:name="_Toc25603199"/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图1-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图1-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36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全部尺寸已标注好</w:t>
      </w:r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textAlignment w:val="auto"/>
        <w:rPr>
          <w:rFonts w:hint="default" w:ascii="Times New Roman" w:hAnsi="Times New Roman" w:eastAsia="宋体" w:cs="Times New Roman"/>
        </w:rPr>
      </w:pPr>
      <w:bookmarkStart w:id="20" w:name="_Toc3830"/>
      <w:bookmarkStart w:id="21" w:name="_Toc12590"/>
      <w:r>
        <w:rPr>
          <w:rFonts w:hint="default" w:ascii="Times New Roman" w:hAnsi="Times New Roman" w:eastAsia="宋体" w:cs="Times New Roman"/>
        </w:rPr>
        <w:t>1.4</w:t>
      </w:r>
      <w:bookmarkEnd w:id="18"/>
      <w:bookmarkEnd w:id="19"/>
      <w:r>
        <w:rPr>
          <w:rFonts w:hint="default" w:ascii="Times New Roman" w:hAnsi="Times New Roman" w:eastAsia="宋体" w:cs="Times New Roman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</w:rPr>
        <w:t>零件公差分析和精度分析</w:t>
      </w:r>
      <w:bookmarkEnd w:id="20"/>
      <w:bookmarkEnd w:id="2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1</w:t>
      </w:r>
      <w:r>
        <w:rPr>
          <w:rFonts w:hint="eastAsia" w:ascii="Times New Roman" w:hAnsi="Times New Roman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零件图纸分析：</w:t>
      </w:r>
      <w:r>
        <w:rPr>
          <w:rFonts w:hint="eastAsia" w:ascii="Times New Roman" w:hAnsi="Times New Roman" w:cs="Times New Roman"/>
          <w:lang w:val="en-US" w:eastAsia="zh-CN"/>
        </w:rPr>
        <w:t>考虑到本零件结构复杂</w:t>
      </w:r>
      <w:r>
        <w:rPr>
          <w:rFonts w:hint="default" w:ascii="Times New Roman" w:hAnsi="Times New Roman" w:eastAsia="宋体" w:cs="Times New Roman"/>
        </w:rPr>
        <w:t>，尺寸</w:t>
      </w:r>
      <w:r>
        <w:rPr>
          <w:rFonts w:hint="eastAsia" w:ascii="Times New Roman" w:hAnsi="Times New Roman" w:cs="Times New Roman"/>
          <w:lang w:val="en-US" w:eastAsia="zh-CN"/>
        </w:rPr>
        <w:t>太</w:t>
      </w:r>
      <w:r>
        <w:rPr>
          <w:rFonts w:hint="default" w:ascii="Times New Roman" w:hAnsi="Times New Roman" w:eastAsia="宋体" w:cs="Times New Roman"/>
        </w:rPr>
        <w:t>多，在这里只分析主要尺寸。零件</w:t>
      </w:r>
      <w:r>
        <w:rPr>
          <w:rFonts w:hint="eastAsia" w:ascii="Times New Roman" w:hAnsi="Times New Roman" w:cs="Times New Roman"/>
          <w:lang w:val="en-US" w:eastAsia="zh-CN"/>
        </w:rPr>
        <w:t>正面</w:t>
      </w:r>
      <w:r>
        <w:rPr>
          <w:rFonts w:hint="default" w:ascii="Times New Roman" w:hAnsi="Times New Roman" w:eastAsia="宋体" w:cs="Times New Roman"/>
        </w:rPr>
        <w:t>尺寸如</w:t>
      </w:r>
      <w:r>
        <w:rPr>
          <w:rFonts w:hint="eastAsia" w:ascii="Times New Roman" w:hAnsi="Times New Roman" w:cs="Times New Roman"/>
          <w:lang w:val="en-US" w:eastAsia="zh-CN"/>
        </w:rPr>
        <w:t>表格1-1</w:t>
      </w:r>
      <w:r>
        <w:rPr>
          <w:rFonts w:hint="default" w:ascii="Times New Roman" w:hAnsi="Times New Roman" w:eastAsia="宋体" w:cs="Times New Roman"/>
        </w:rPr>
        <w:t>所示，</w:t>
      </w:r>
      <w:r>
        <w:rPr>
          <w:rFonts w:hint="eastAsia" w:ascii="Times New Roman" w:hAnsi="Times New Roman" w:cs="Times New Roman"/>
          <w:lang w:val="en-US" w:eastAsia="zh-CN"/>
        </w:rPr>
        <w:t>反</w:t>
      </w:r>
      <w:r>
        <w:rPr>
          <w:rFonts w:hint="default" w:ascii="Times New Roman" w:hAnsi="Times New Roman" w:eastAsia="宋体" w:cs="Times New Roman"/>
        </w:rPr>
        <w:t>面</w:t>
      </w:r>
      <w:r>
        <w:rPr>
          <w:rFonts w:hint="eastAsia" w:ascii="Times New Roman" w:hAnsi="Times New Roman" w:cs="Times New Roman"/>
          <w:lang w:val="en-US" w:eastAsia="zh-CN"/>
        </w:rPr>
        <w:t>尺寸</w:t>
      </w:r>
      <w:r>
        <w:rPr>
          <w:rFonts w:hint="default" w:ascii="Times New Roman" w:hAnsi="Times New Roman" w:eastAsia="宋体" w:cs="Times New Roman"/>
        </w:rPr>
        <w:t>如</w:t>
      </w:r>
      <w:r>
        <w:rPr>
          <w:rFonts w:hint="eastAsia" w:ascii="Times New Roman" w:hAnsi="Times New Roman" w:cs="Times New Roman"/>
          <w:lang w:val="en-US" w:eastAsia="zh-CN"/>
        </w:rPr>
        <w:t>表格1-2</w:t>
      </w:r>
      <w:r>
        <w:rPr>
          <w:rFonts w:hint="default" w:ascii="Times New Roman" w:hAnsi="Times New Roman" w:eastAsia="宋体" w:cs="Times New Roman"/>
        </w:rPr>
        <w:fldChar w:fldCharType="begin"/>
      </w:r>
      <w:r>
        <w:rPr>
          <w:rFonts w:hint="default" w:ascii="Times New Roman" w:hAnsi="Times New Roman" w:eastAsia="宋体" w:cs="Times New Roman"/>
        </w:rPr>
        <w:instrText xml:space="preserve"> REF _Ref25218928 \h  \* ME</w:instrText>
      </w:r>
      <w:r>
        <w:rPr>
          <w:rFonts w:hint="default" w:ascii="Times New Roman" w:hAnsi="Times New Roman" w:eastAsia="宋体" w:cs="Times New Roman"/>
          <w:lang w:val="en-US" w:eastAsia="zh-CN"/>
        </w:rPr>
        <w:instrText xml:space="preserve">表格</w:instrText>
      </w:r>
      <w:r>
        <w:rPr>
          <w:rFonts w:hint="default" w:ascii="Times New Roman" w:hAnsi="Times New Roman" w:eastAsia="宋体" w:cs="Times New Roman"/>
        </w:rPr>
        <w:instrText xml:space="preserve">EFORMAT </w:instrText>
      </w:r>
      <w:r>
        <w:rPr>
          <w:rFonts w:hint="default" w:ascii="Times New Roman" w:hAnsi="Times New Roman" w:eastAsia="宋体" w:cs="Times New Roman"/>
        </w:rPr>
        <w:fldChar w:fldCharType="separate"/>
      </w:r>
      <w:r>
        <w:rPr>
          <w:rFonts w:hint="default" w:ascii="Times New Roman" w:hAnsi="Times New Roman" w:eastAsia="宋体" w:cs="Times New Roman"/>
        </w:rPr>
        <w:fldChar w:fldCharType="end"/>
      </w:r>
      <w:r>
        <w:rPr>
          <w:rFonts w:hint="default" w:ascii="Times New Roman" w:hAnsi="Times New Roman" w:eastAsia="宋体" w:cs="Times New Roman"/>
        </w:rPr>
        <w:t>所示。</w:t>
      </w:r>
    </w:p>
    <w:p>
      <w:pPr>
        <w:pStyle w:val="6"/>
        <w:jc w:val="center"/>
      </w:pPr>
      <w:r>
        <w:rPr>
          <w:rFonts w:hint="default" w:ascii="Times New Roman" w:hAnsi="Times New Roman" w:eastAsia="宋体" w:cs="Times New Roman"/>
          <w:sz w:val="24"/>
          <w:szCs w:val="24"/>
        </w:rPr>
        <w:t>表格1-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</w:rPr>
        <w:instrText xml:space="preserve"> SEQ 表格1- \* ARABIC </w:instrTex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end"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正面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主要公差尺寸</w:t>
      </w:r>
    </w:p>
    <w:tbl>
      <w:tblPr>
        <w:tblStyle w:val="15"/>
        <w:tblpPr w:leftFromText="180" w:rightFromText="180" w:vertAnchor="text" w:tblpXSpec="center" w:tblpY="1"/>
        <w:tblOverlap w:val="never"/>
        <w:tblW w:w="8997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9"/>
        <w:gridCol w:w="1984"/>
        <w:gridCol w:w="2180"/>
        <w:gridCol w:w="2694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</w:trPr>
        <w:tc>
          <w:tcPr>
            <w:tcW w:w="2139" w:type="dxa"/>
            <w:tcBorders>
              <w:top w:val="single" w:color="auto" w:sz="12" w:space="0"/>
            </w:tcBorders>
            <w:shd w:val="clear" w:color="auto" w:fill="FFFFFF" w:themeFill="background1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t>序号</w:t>
            </w:r>
          </w:p>
        </w:tc>
        <w:tc>
          <w:tcPr>
            <w:tcW w:w="1984" w:type="dxa"/>
            <w:tcBorders>
              <w:top w:val="single" w:color="auto" w:sz="12" w:space="0"/>
            </w:tcBorders>
            <w:shd w:val="clear" w:color="auto" w:fill="FFFFFF" w:themeFill="background1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t>项目</w:t>
            </w:r>
          </w:p>
        </w:tc>
        <w:tc>
          <w:tcPr>
            <w:tcW w:w="2180" w:type="dxa"/>
            <w:tcBorders>
              <w:top w:val="single" w:color="auto" w:sz="12" w:space="0"/>
            </w:tcBorders>
            <w:shd w:val="clear" w:color="auto" w:fill="FFFFFF" w:themeFill="background1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t>尺寸\mm</w:t>
            </w:r>
          </w:p>
        </w:tc>
        <w:tc>
          <w:tcPr>
            <w:tcW w:w="2694" w:type="dxa"/>
            <w:tcBorders>
              <w:top w:val="single" w:color="auto" w:sz="12" w:space="0"/>
            </w:tcBorders>
            <w:shd w:val="clear" w:color="auto" w:fill="FFFFFF" w:themeFill="background1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t>偏差范围（数值）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2" w:hRule="atLeast"/>
        </w:trPr>
        <w:tc>
          <w:tcPr>
            <w:tcW w:w="213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t>1</w:t>
            </w:r>
          </w:p>
        </w:tc>
        <w:tc>
          <w:tcPr>
            <w:tcW w:w="1984" w:type="dxa"/>
            <w:vMerge w:val="restart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t>外形轮廓尺寸</w:t>
            </w:r>
          </w:p>
        </w:tc>
        <w:tc>
          <w:tcPr>
            <w:tcW w:w="218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lang w:val="en-US"/>
              </w:rPr>
              <w:fldChar w:fldCharType="begin"/>
            </w:r>
            <w:r>
              <w:rPr>
                <w:rFonts w:hint="default" w:ascii="Times New Roman" w:hAnsi="Times New Roman" w:eastAsia="宋体" w:cs="Times New Roman"/>
                <w:lang w:val="en-US"/>
              </w:rPr>
              <w:instrText xml:space="preserve"> EQ 98\S( +0.04, +0.01)</w:instrText>
            </w:r>
            <w:r>
              <w:rPr>
                <w:rFonts w:hint="default" w:ascii="Times New Roman" w:hAnsi="Times New Roman" w:eastAsia="宋体" w:cs="Times New Roman"/>
                <w:lang w:val="en-US"/>
              </w:rPr>
              <w:fldChar w:fldCharType="end"/>
            </w:r>
          </w:p>
        </w:tc>
        <w:tc>
          <w:tcPr>
            <w:tcW w:w="2694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98.01～98.04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8" w:hRule="atLeast"/>
        </w:trPr>
        <w:tc>
          <w:tcPr>
            <w:tcW w:w="213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t>2</w:t>
            </w:r>
          </w:p>
        </w:tc>
        <w:tc>
          <w:tcPr>
            <w:tcW w:w="1984" w:type="dxa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</w:rPr>
            </w:pPr>
          </w:p>
        </w:tc>
        <w:tc>
          <w:tcPr>
            <w:tcW w:w="218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lang w:val="en-US"/>
              </w:rPr>
              <w:fldChar w:fldCharType="begin"/>
            </w:r>
            <w:r>
              <w:rPr>
                <w:rFonts w:hint="default" w:ascii="Times New Roman" w:hAnsi="Times New Roman" w:eastAsia="宋体" w:cs="Times New Roman"/>
                <w:lang w:val="en-US"/>
              </w:rPr>
              <w:instrText xml:space="preserve"> EQ 98\S( -0.01, -0.04)</w:instrText>
            </w:r>
            <w:r>
              <w:rPr>
                <w:rFonts w:hint="default" w:ascii="Times New Roman" w:hAnsi="Times New Roman" w:eastAsia="宋体" w:cs="Times New Roman"/>
                <w:lang w:val="en-US"/>
              </w:rPr>
              <w:fldChar w:fldCharType="end"/>
            </w:r>
          </w:p>
        </w:tc>
        <w:tc>
          <w:tcPr>
            <w:tcW w:w="2694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97.96</w:t>
            </w:r>
            <w:r>
              <w:rPr>
                <w:rFonts w:hint="default" w:ascii="Times New Roman" w:hAnsi="Times New Roman" w:eastAsia="宋体" w:cs="Times New Roman"/>
              </w:rPr>
              <w:t>～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97.99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213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3</w:t>
            </w:r>
          </w:p>
        </w:tc>
        <w:tc>
          <w:tcPr>
            <w:tcW w:w="1984" w:type="dxa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</w:rPr>
            </w:pPr>
          </w:p>
        </w:tc>
        <w:tc>
          <w:tcPr>
            <w:tcW w:w="218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lang w:val="en-US"/>
              </w:rPr>
              <w:fldChar w:fldCharType="begin"/>
            </w:r>
            <w:r>
              <w:rPr>
                <w:rFonts w:hint="default" w:ascii="Times New Roman" w:hAnsi="Times New Roman" w:eastAsia="宋体" w:cs="Times New Roman"/>
                <w:lang w:val="en-US"/>
              </w:rPr>
              <w:instrText xml:space="preserve"> EQ 48\S( 0, -0.035)</w:instrText>
            </w:r>
            <w:r>
              <w:rPr>
                <w:rFonts w:hint="default" w:ascii="Times New Roman" w:hAnsi="Times New Roman" w:eastAsia="宋体" w:cs="Times New Roman"/>
                <w:lang w:val="en-US"/>
              </w:rPr>
              <w:fldChar w:fldCharType="end"/>
            </w:r>
          </w:p>
        </w:tc>
        <w:tc>
          <w:tcPr>
            <w:tcW w:w="2694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47.965</w:t>
            </w:r>
            <w:r>
              <w:rPr>
                <w:rFonts w:hint="default" w:ascii="Times New Roman" w:hAnsi="Times New Roman" w:eastAsia="宋体" w:cs="Times New Roman"/>
              </w:rPr>
              <w:t>～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48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6" w:hRule="atLeast"/>
        </w:trPr>
        <w:tc>
          <w:tcPr>
            <w:tcW w:w="213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4</w:t>
            </w:r>
          </w:p>
        </w:tc>
        <w:tc>
          <w:tcPr>
            <w:tcW w:w="1984" w:type="dxa"/>
            <w:vMerge w:val="restart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t>凸台尺寸</w:t>
            </w:r>
          </w:p>
        </w:tc>
        <w:tc>
          <w:tcPr>
            <w:tcW w:w="218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lang w:val="en-US"/>
              </w:rPr>
              <w:fldChar w:fldCharType="begin"/>
            </w:r>
            <w:r>
              <w:rPr>
                <w:rFonts w:hint="default" w:ascii="Times New Roman" w:hAnsi="Times New Roman" w:eastAsia="宋体" w:cs="Times New Roman"/>
                <w:lang w:val="en-US"/>
              </w:rPr>
              <w:instrText xml:space="preserve"> EQ 16\S( -0.01, -0.03)</w:instrText>
            </w:r>
            <w:r>
              <w:rPr>
                <w:rFonts w:hint="default" w:ascii="Times New Roman" w:hAnsi="Times New Roman" w:eastAsia="宋体" w:cs="Times New Roman"/>
                <w:lang w:val="en-US"/>
              </w:rPr>
              <w:fldChar w:fldCharType="end"/>
            </w:r>
          </w:p>
        </w:tc>
        <w:tc>
          <w:tcPr>
            <w:tcW w:w="2694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15.97</w:t>
            </w:r>
            <w:r>
              <w:rPr>
                <w:rFonts w:hint="default" w:ascii="Times New Roman" w:hAnsi="Times New Roman" w:eastAsia="宋体" w:cs="Times New Roman"/>
              </w:rPr>
              <w:t>～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15.99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213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5</w:t>
            </w:r>
          </w:p>
        </w:tc>
        <w:tc>
          <w:tcPr>
            <w:tcW w:w="1984" w:type="dxa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</w:rPr>
            </w:pPr>
          </w:p>
        </w:tc>
        <w:tc>
          <w:tcPr>
            <w:tcW w:w="218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lang w:val="en-US"/>
              </w:rPr>
              <w:fldChar w:fldCharType="begin"/>
            </w:r>
            <w:r>
              <w:rPr>
                <w:rFonts w:hint="default" w:ascii="Times New Roman" w:hAnsi="Times New Roman" w:eastAsia="宋体" w:cs="Times New Roman"/>
                <w:lang w:val="en-US"/>
              </w:rPr>
              <w:instrText xml:space="preserve"> EQ 25\S( 0, -0.03)</w:instrText>
            </w:r>
            <w:r>
              <w:rPr>
                <w:rFonts w:hint="default" w:ascii="Times New Roman" w:hAnsi="Times New Roman" w:eastAsia="宋体" w:cs="Times New Roman"/>
                <w:lang w:val="en-US"/>
              </w:rPr>
              <w:fldChar w:fldCharType="end"/>
            </w:r>
          </w:p>
        </w:tc>
        <w:tc>
          <w:tcPr>
            <w:tcW w:w="2694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24.97</w:t>
            </w:r>
            <w:r>
              <w:rPr>
                <w:rFonts w:hint="default" w:ascii="Times New Roman" w:hAnsi="Times New Roman" w:eastAsia="宋体" w:cs="Times New Roman"/>
              </w:rPr>
              <w:t>～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25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13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6</w:t>
            </w:r>
          </w:p>
        </w:tc>
        <w:tc>
          <w:tcPr>
            <w:tcW w:w="1984" w:type="dxa"/>
            <w:vMerge w:val="restart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t>凹槽尺寸</w:t>
            </w:r>
          </w:p>
        </w:tc>
        <w:tc>
          <w:tcPr>
            <w:tcW w:w="218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lang w:val="en-US"/>
              </w:rPr>
              <w:fldChar w:fldCharType="begin"/>
            </w:r>
            <w:r>
              <w:rPr>
                <w:rFonts w:hint="default" w:ascii="Times New Roman" w:hAnsi="Times New Roman" w:eastAsia="宋体" w:cs="Times New Roman"/>
                <w:lang w:val="en-US"/>
              </w:rPr>
              <w:instrText xml:space="preserve"> EQ 10\S( +0.09, +0.07)</w:instrText>
            </w:r>
            <w:r>
              <w:rPr>
                <w:rFonts w:hint="default" w:ascii="Times New Roman" w:hAnsi="Times New Roman" w:eastAsia="宋体" w:cs="Times New Roman"/>
                <w:lang w:val="en-US"/>
              </w:rPr>
              <w:fldChar w:fldCharType="end"/>
            </w:r>
          </w:p>
        </w:tc>
        <w:tc>
          <w:tcPr>
            <w:tcW w:w="2694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10.07</w:t>
            </w:r>
            <w:r>
              <w:rPr>
                <w:rFonts w:hint="default" w:ascii="Times New Roman" w:hAnsi="Times New Roman" w:eastAsia="宋体" w:cs="Times New Roman"/>
              </w:rPr>
              <w:t>～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10.09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2" w:hRule="atLeast"/>
        </w:trPr>
        <w:tc>
          <w:tcPr>
            <w:tcW w:w="213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7</w:t>
            </w:r>
          </w:p>
        </w:tc>
        <w:tc>
          <w:tcPr>
            <w:tcW w:w="1984" w:type="dxa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</w:rPr>
            </w:pPr>
          </w:p>
        </w:tc>
        <w:tc>
          <w:tcPr>
            <w:tcW w:w="218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lang w:val="en-US"/>
              </w:rPr>
              <w:fldChar w:fldCharType="begin"/>
            </w:r>
            <w:r>
              <w:rPr>
                <w:rFonts w:hint="default" w:ascii="Times New Roman" w:hAnsi="Times New Roman" w:eastAsia="宋体" w:cs="Times New Roman"/>
                <w:lang w:val="en-US"/>
              </w:rPr>
              <w:instrText xml:space="preserve"> EQ 13\S( +0.03, +0.01)</w:instrText>
            </w:r>
            <w:r>
              <w:rPr>
                <w:rFonts w:hint="default" w:ascii="Times New Roman" w:hAnsi="Times New Roman" w:eastAsia="宋体" w:cs="Times New Roman"/>
                <w:lang w:val="en-US"/>
              </w:rPr>
              <w:fldChar w:fldCharType="end"/>
            </w:r>
          </w:p>
        </w:tc>
        <w:tc>
          <w:tcPr>
            <w:tcW w:w="2694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13.01</w:t>
            </w:r>
            <w:r>
              <w:rPr>
                <w:rFonts w:hint="default" w:ascii="Times New Roman" w:hAnsi="Times New Roman" w:eastAsia="宋体" w:cs="Times New Roman"/>
              </w:rPr>
              <w:t>～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13.03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213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8</w:t>
            </w:r>
          </w:p>
        </w:tc>
        <w:tc>
          <w:tcPr>
            <w:tcW w:w="1984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t>孔尺寸</w:t>
            </w:r>
          </w:p>
        </w:tc>
        <w:tc>
          <w:tcPr>
            <w:tcW w:w="218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lang w:val="en-US"/>
              </w:rPr>
              <w:fldChar w:fldCharType="begin"/>
            </w:r>
            <w:r>
              <w:rPr>
                <w:rFonts w:hint="default" w:ascii="Times New Roman" w:hAnsi="Times New Roman" w:eastAsia="宋体" w:cs="Times New Roman"/>
                <w:lang w:val="en-US"/>
              </w:rPr>
              <w:instrText xml:space="preserve"> EQ Φ18\S( +0.024, +0.006)</w:instrText>
            </w:r>
            <w:r>
              <w:rPr>
                <w:rFonts w:hint="default" w:ascii="Times New Roman" w:hAnsi="Times New Roman" w:eastAsia="宋体" w:cs="Times New Roman"/>
                <w:lang w:val="en-US"/>
              </w:rPr>
              <w:fldChar w:fldCharType="end"/>
            </w:r>
          </w:p>
        </w:tc>
        <w:tc>
          <w:tcPr>
            <w:tcW w:w="2694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</w:rPr>
              <w:t>Ф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18.006</w:t>
            </w:r>
            <w:r>
              <w:rPr>
                <w:rFonts w:hint="default" w:ascii="Times New Roman" w:hAnsi="Times New Roman" w:eastAsia="宋体" w:cs="Times New Roman"/>
              </w:rPr>
              <w:t>～Ф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18.024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8" w:hRule="atLeast"/>
        </w:trPr>
        <w:tc>
          <w:tcPr>
            <w:tcW w:w="213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9</w:t>
            </w:r>
          </w:p>
        </w:tc>
        <w:tc>
          <w:tcPr>
            <w:tcW w:w="1984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t>螺纹尺寸</w:t>
            </w:r>
          </w:p>
        </w:tc>
        <w:tc>
          <w:tcPr>
            <w:tcW w:w="218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</w:rPr>
              <w:t>M30×1.5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-6H</w:t>
            </w:r>
          </w:p>
        </w:tc>
        <w:tc>
          <w:tcPr>
            <w:tcW w:w="2694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</w:rPr>
            </w:pPr>
          </w:p>
        </w:tc>
      </w:tr>
    </w:tbl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0" w:firstLineChars="0"/>
        <w:jc w:val="center"/>
        <w:textAlignment w:val="auto"/>
        <w:rPr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0" w:firstLineChars="0"/>
        <w:jc w:val="center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表格1-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</w:rPr>
        <w:instrText xml:space="preserve"> SEQ 表格1- \* ARABIC </w:instrTex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反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面主要公差尺寸</w:t>
      </w:r>
    </w:p>
    <w:tbl>
      <w:tblPr>
        <w:tblStyle w:val="15"/>
        <w:tblW w:w="898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50"/>
        <w:gridCol w:w="1975"/>
        <w:gridCol w:w="2187"/>
        <w:gridCol w:w="26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" w:hRule="atLeast"/>
          <w:jc w:val="center"/>
        </w:trPr>
        <w:tc>
          <w:tcPr>
            <w:tcW w:w="215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</w:rPr>
              <w:t>序号</w:t>
            </w:r>
          </w:p>
        </w:tc>
        <w:tc>
          <w:tcPr>
            <w:tcW w:w="1975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</w:rPr>
              <w:t>项目</w:t>
            </w:r>
          </w:p>
        </w:tc>
        <w:tc>
          <w:tcPr>
            <w:tcW w:w="2187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</w:rPr>
              <w:t>尺寸\mm</w:t>
            </w:r>
          </w:p>
        </w:tc>
        <w:tc>
          <w:tcPr>
            <w:tcW w:w="2675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</w:rPr>
              <w:t>偏差范围（数值）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  <w:jc w:val="center"/>
        </w:trPr>
        <w:tc>
          <w:tcPr>
            <w:tcW w:w="215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</w:t>
            </w:r>
          </w:p>
        </w:tc>
        <w:tc>
          <w:tcPr>
            <w:tcW w:w="1975" w:type="dxa"/>
            <w:vMerge w:val="restart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反面凸台尺寸</w:t>
            </w:r>
          </w:p>
        </w:tc>
        <w:tc>
          <w:tcPr>
            <w:tcW w:w="2187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lang w:val="en-US"/>
              </w:rPr>
              <w:fldChar w:fldCharType="begin"/>
            </w:r>
            <w:r>
              <w:rPr>
                <w:rFonts w:hint="default" w:ascii="Times New Roman" w:hAnsi="Times New Roman" w:eastAsia="宋体" w:cs="Times New Roman"/>
                <w:lang w:val="en-US"/>
              </w:rPr>
              <w:instrText xml:space="preserve"> EQ 92\S( +0.04, +0.01)</w:instrText>
            </w:r>
            <w:r>
              <w:rPr>
                <w:rFonts w:hint="default" w:ascii="Times New Roman" w:hAnsi="Times New Roman" w:eastAsia="宋体" w:cs="Times New Roman"/>
                <w:lang w:val="en-US"/>
              </w:rPr>
              <w:fldChar w:fldCharType="end"/>
            </w:r>
          </w:p>
        </w:tc>
        <w:tc>
          <w:tcPr>
            <w:tcW w:w="2675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92.01~92.04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15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2</w:t>
            </w:r>
          </w:p>
        </w:tc>
        <w:tc>
          <w:tcPr>
            <w:tcW w:w="1975" w:type="dxa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</w:rPr>
            </w:pPr>
          </w:p>
        </w:tc>
        <w:tc>
          <w:tcPr>
            <w:tcW w:w="2187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lang w:val="en-US"/>
              </w:rPr>
              <w:fldChar w:fldCharType="begin"/>
            </w:r>
            <w:r>
              <w:rPr>
                <w:rFonts w:hint="default" w:ascii="Times New Roman" w:hAnsi="Times New Roman" w:eastAsia="宋体" w:cs="Times New Roman"/>
                <w:lang w:val="en-US"/>
              </w:rPr>
              <w:instrText xml:space="preserve"> EQ 92\S( -0.02, -0.05)</w:instrText>
            </w:r>
            <w:r>
              <w:rPr>
                <w:rFonts w:hint="default" w:ascii="Times New Roman" w:hAnsi="Times New Roman" w:eastAsia="宋体" w:cs="Times New Roman"/>
                <w:lang w:val="en-US"/>
              </w:rPr>
              <w:fldChar w:fldCharType="end"/>
            </w:r>
          </w:p>
        </w:tc>
        <w:tc>
          <w:tcPr>
            <w:tcW w:w="2675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91.95~91.98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  <w:jc w:val="center"/>
        </w:trPr>
        <w:tc>
          <w:tcPr>
            <w:tcW w:w="215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3</w:t>
            </w:r>
          </w:p>
        </w:tc>
        <w:tc>
          <w:tcPr>
            <w:tcW w:w="1975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圆槽尺寸</w:t>
            </w:r>
          </w:p>
        </w:tc>
        <w:tc>
          <w:tcPr>
            <w:tcW w:w="2187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lang w:val="en-US"/>
              </w:rPr>
              <w:fldChar w:fldCharType="begin"/>
            </w:r>
            <w:r>
              <w:rPr>
                <w:rFonts w:hint="default" w:ascii="Times New Roman" w:hAnsi="Times New Roman" w:eastAsia="宋体" w:cs="Times New Roman"/>
                <w:lang w:val="en-US"/>
              </w:rPr>
              <w:instrText xml:space="preserve"> EQ Φ70\S( +0.11, +0.09)</w:instrText>
            </w:r>
            <w:r>
              <w:rPr>
                <w:rFonts w:hint="default" w:ascii="Times New Roman" w:hAnsi="Times New Roman" w:eastAsia="宋体" w:cs="Times New Roman"/>
                <w:lang w:val="en-US"/>
              </w:rPr>
              <w:fldChar w:fldCharType="end"/>
            </w:r>
          </w:p>
        </w:tc>
        <w:tc>
          <w:tcPr>
            <w:tcW w:w="2675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</w:rPr>
              <w:t>Φ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70.09</w:t>
            </w:r>
            <w:r>
              <w:rPr>
                <w:rFonts w:hint="default" w:ascii="Times New Roman" w:hAnsi="Times New Roman" w:eastAsia="宋体" w:cs="Times New Roman"/>
              </w:rPr>
              <w:t>～Φ</w: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70.11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6" w:hRule="atLeast"/>
          <w:jc w:val="center"/>
        </w:trPr>
        <w:tc>
          <w:tcPr>
            <w:tcW w:w="215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4</w:t>
            </w:r>
          </w:p>
        </w:tc>
        <w:tc>
          <w:tcPr>
            <w:tcW w:w="1975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螺纹尺寸</w:t>
            </w:r>
          </w:p>
        </w:tc>
        <w:tc>
          <w:tcPr>
            <w:tcW w:w="2187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M6-6H</w:t>
            </w:r>
          </w:p>
        </w:tc>
        <w:tc>
          <w:tcPr>
            <w:tcW w:w="2675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  <w:jc w:val="center"/>
        </w:trPr>
        <w:tc>
          <w:tcPr>
            <w:tcW w:w="215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5</w:t>
            </w:r>
          </w:p>
        </w:tc>
        <w:tc>
          <w:tcPr>
            <w:tcW w:w="1975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通孔尺寸</w:t>
            </w:r>
          </w:p>
        </w:tc>
        <w:tc>
          <w:tcPr>
            <w:tcW w:w="2187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</w:rPr>
            </w:pPr>
            <w:r>
              <w:rPr>
                <w:rFonts w:hint="default" w:ascii="Times New Roman" w:hAnsi="Times New Roman" w:eastAsia="宋体" w:cs="Times New Roman"/>
              </w:rPr>
              <w:fldChar w:fldCharType="begin"/>
            </w:r>
            <w:r>
              <w:rPr>
                <w:rFonts w:hint="default" w:ascii="Times New Roman" w:hAnsi="Times New Roman" w:eastAsia="宋体" w:cs="Times New Roman"/>
              </w:rPr>
              <w:instrText xml:space="preserve"> EQ Φ</w:instrText>
            </w: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instrText xml:space="preserve">12</w:instrText>
            </w:r>
            <w:r>
              <w:rPr>
                <w:rFonts w:hint="default" w:ascii="Times New Roman" w:hAnsi="Times New Roman" w:eastAsia="宋体" w:cs="Times New Roman"/>
              </w:rPr>
              <w:instrText xml:space="preserve">\S( </w:instrTex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instrText xml:space="preserve">+0.</w:instrTex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val="en-US" w:eastAsia="zh-CN"/>
              </w:rPr>
              <w:instrText xml:space="preserve">018</w:instrTex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instrText xml:space="preserve">,  </w:instrTex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val="en-US" w:eastAsia="zh-CN"/>
              </w:rPr>
              <w:instrText xml:space="preserve">0</w:instrText>
            </w:r>
            <w:r>
              <w:rPr>
                <w:rFonts w:hint="default" w:ascii="Times New Roman" w:hAnsi="Times New Roman" w:eastAsia="宋体" w:cs="Times New Roman"/>
              </w:rPr>
              <w:instrText xml:space="preserve">) </w:instrText>
            </w:r>
            <w:r>
              <w:rPr>
                <w:rFonts w:hint="default" w:ascii="Times New Roman" w:hAnsi="Times New Roman" w:eastAsia="宋体" w:cs="Times New Roman"/>
              </w:rPr>
              <w:fldChar w:fldCharType="end"/>
            </w:r>
          </w:p>
        </w:tc>
        <w:tc>
          <w:tcPr>
            <w:tcW w:w="2675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12~12.018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  <w:jc w:val="center"/>
        </w:trPr>
        <w:tc>
          <w:tcPr>
            <w:tcW w:w="215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6</w:t>
            </w:r>
          </w:p>
        </w:tc>
        <w:tc>
          <w:tcPr>
            <w:tcW w:w="1975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孔的尺寸</w:t>
            </w:r>
          </w:p>
        </w:tc>
        <w:tc>
          <w:tcPr>
            <w:tcW w:w="2187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lang w:val="en-US"/>
              </w:rPr>
              <w:fldChar w:fldCharType="begin"/>
            </w:r>
            <w:r>
              <w:rPr>
                <w:rFonts w:hint="default" w:ascii="Times New Roman" w:hAnsi="Times New Roman" w:eastAsia="宋体" w:cs="Times New Roman"/>
                <w:lang w:val="en-US"/>
              </w:rPr>
              <w:instrText xml:space="preserve"> EQ Φ10\S( -0.05, -0.07)</w:instrText>
            </w:r>
            <w:r>
              <w:rPr>
                <w:rFonts w:hint="default" w:ascii="Times New Roman" w:hAnsi="Times New Roman" w:eastAsia="宋体" w:cs="Times New Roman"/>
                <w:lang w:val="en-US"/>
              </w:rPr>
              <w:fldChar w:fldCharType="end"/>
            </w:r>
          </w:p>
        </w:tc>
        <w:tc>
          <w:tcPr>
            <w:tcW w:w="2675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9.93~9.95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textAlignment w:val="auto"/>
        <w:rPr>
          <w:rFonts w:hint="default"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2</w:t>
      </w:r>
      <w:r>
        <w:rPr>
          <w:rFonts w:hint="eastAsia" w:ascii="Times New Roman" w:hAnsi="Times New Roman" w:cs="Times New Roman"/>
          <w:lang w:eastAsia="zh-CN"/>
        </w:rPr>
        <w:t>）</w:t>
      </w:r>
      <w:r>
        <w:rPr>
          <w:rFonts w:hint="eastAsia" w:ascii="Times New Roman" w:hAnsi="Times New Roman" w:cs="Times New Roman"/>
          <w:lang w:val="en-US" w:eastAsia="zh-CN"/>
        </w:rPr>
        <w:t>对</w:t>
      </w:r>
      <w:r>
        <w:rPr>
          <w:rFonts w:hint="default" w:ascii="Times New Roman" w:hAnsi="Times New Roman" w:eastAsia="宋体" w:cs="Times New Roman"/>
        </w:rPr>
        <w:t>零件精度</w:t>
      </w:r>
      <w:r>
        <w:rPr>
          <w:rFonts w:hint="eastAsia" w:ascii="Times New Roman" w:hAnsi="Times New Roman" w:cs="Times New Roman"/>
          <w:lang w:val="en-US" w:eastAsia="zh-CN"/>
        </w:rPr>
        <w:t>进行</w:t>
      </w:r>
      <w:r>
        <w:rPr>
          <w:rFonts w:hint="default" w:ascii="Times New Roman" w:hAnsi="Times New Roman" w:eastAsia="宋体" w:cs="Times New Roman"/>
        </w:rPr>
        <w:t>分析：</w:t>
      </w:r>
      <w:r>
        <w:rPr>
          <w:rFonts w:hint="eastAsia" w:ascii="Times New Roman" w:hAnsi="Times New Roman" w:cs="Times New Roman"/>
          <w:lang w:val="en-US" w:eastAsia="zh-CN"/>
        </w:rPr>
        <w:t>根据零件外形的分析得知，该零件为双面加工，需进行二次装夹，</w:t>
      </w:r>
      <w:r>
        <w:rPr>
          <w:rFonts w:hint="default" w:ascii="Times New Roman" w:hAnsi="Times New Roman" w:eastAsia="宋体" w:cs="Times New Roman"/>
        </w:rPr>
        <w:t>零件的长宽公差要求在0.0</w:t>
      </w:r>
      <w:r>
        <w:rPr>
          <w:rFonts w:hint="default" w:ascii="Times New Roman" w:hAnsi="Times New Roman" w:eastAsia="宋体" w:cs="Times New Roman"/>
          <w:lang w:val="en-US" w:eastAsia="zh-CN"/>
        </w:rPr>
        <w:t>5</w:t>
      </w:r>
      <w:r>
        <w:rPr>
          <w:rFonts w:hint="default" w:ascii="Times New Roman" w:hAnsi="Times New Roman" w:eastAsia="宋体" w:cs="Times New Roman"/>
        </w:rPr>
        <w:t>mm以内，</w:t>
      </w:r>
      <w:r>
        <w:rPr>
          <w:rFonts w:hint="default" w:ascii="Times New Roman" w:hAnsi="Times New Roman" w:eastAsia="宋体" w:cs="Times New Roman"/>
          <w:lang w:val="en-US" w:eastAsia="zh-CN"/>
        </w:rPr>
        <w:t>尺</w:t>
      </w:r>
      <w:r>
        <w:rPr>
          <w:rFonts w:hint="default" w:ascii="Times New Roman" w:hAnsi="Times New Roman" w:eastAsia="宋体" w:cs="Times New Roman"/>
        </w:rPr>
        <w:t>寸标注的公差范围在0.02—0.03mm</w:t>
      </w:r>
      <w:r>
        <w:rPr>
          <w:rFonts w:hint="eastAsia" w:ascii="Times New Roman" w:hAnsi="Times New Roman" w:cs="Times New Roman"/>
          <w:lang w:val="en-US" w:eastAsia="zh-CN"/>
        </w:rPr>
        <w:t>之间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eastAsia" w:ascii="Times New Roman" w:hAnsi="Times New Roman" w:cs="Times New Roman"/>
          <w:lang w:val="en-US" w:eastAsia="zh-CN"/>
        </w:rPr>
        <w:t>精度较高为IT6到IT7级，未</w:t>
      </w:r>
      <w:r>
        <w:rPr>
          <w:rFonts w:hint="default" w:ascii="Times New Roman" w:hAnsi="Times New Roman" w:eastAsia="宋体" w:cs="Times New Roman"/>
        </w:rPr>
        <w:t>标注尺寸按</w:t>
      </w:r>
      <w:r>
        <w:rPr>
          <w:rFonts w:hint="default" w:ascii="Times New Roman" w:hAnsi="Times New Roman" w:eastAsia="宋体" w:cs="Times New Roman"/>
          <w:szCs w:val="21"/>
        </w:rPr>
        <w:t>GB/T1804-m</w:t>
      </w:r>
      <w:r>
        <w:rPr>
          <w:rFonts w:hint="default" w:ascii="Times New Roman" w:hAnsi="Times New Roman" w:eastAsia="宋体" w:cs="Times New Roman"/>
        </w:rPr>
        <w:t>。</w:t>
      </w:r>
      <w:r>
        <w:rPr>
          <w:rFonts w:hint="eastAsia" w:ascii="Times New Roman" w:hAnsi="Times New Roman" w:cs="Times New Roman"/>
          <w:lang w:val="en-US" w:eastAsia="zh-CN"/>
        </w:rPr>
        <w:t>所以需要留足够的余量进行半精加工，</w:t>
      </w:r>
      <w:r>
        <w:rPr>
          <w:rFonts w:hint="default" w:ascii="Times New Roman" w:hAnsi="Times New Roman" w:eastAsia="宋体" w:cs="Times New Roman"/>
        </w:rPr>
        <w:t>以便确保达到精度要求。</w:t>
      </w:r>
    </w:p>
    <w:p>
      <w:pPr>
        <w:rPr>
          <w:rFonts w:hint="default" w:ascii="Times New Roman" w:hAnsi="Times New Roman" w:eastAsia="宋体" w:cs="Times New Roman"/>
          <w:lang w:val="en-US" w:eastAsia="zh-CN"/>
        </w:rPr>
      </w:pPr>
      <w:bookmarkStart w:id="22" w:name="_Toc5020"/>
      <w:r>
        <w:rPr>
          <w:rFonts w:hint="default" w:ascii="Times New Roman" w:hAnsi="Times New Roman" w:eastAsia="宋体" w:cs="Times New Roman"/>
          <w:lang w:val="en-US" w:eastAsia="zh-CN"/>
        </w:rPr>
        <w:br w:type="page"/>
      </w:r>
    </w:p>
    <w:p>
      <w:pPr>
        <w:pStyle w:val="2"/>
        <w:numPr>
          <w:ilvl w:val="0"/>
          <w:numId w:val="0"/>
        </w:numPr>
        <w:spacing w:before="156"/>
        <w:jc w:val="center"/>
        <w:rPr>
          <w:rFonts w:hint="default" w:ascii="Times New Roman" w:hAnsi="Times New Roman" w:eastAsia="宋体" w:cs="Times New Roman"/>
        </w:rPr>
      </w:pPr>
      <w:bookmarkStart w:id="23" w:name="_Toc27856"/>
      <w:r>
        <w:rPr>
          <w:rFonts w:hint="default" w:ascii="Times New Roman" w:hAnsi="Times New Roman" w:eastAsia="宋体" w:cs="Times New Roman"/>
          <w:lang w:val="en-US" w:eastAsia="zh-CN"/>
        </w:rPr>
        <w:t xml:space="preserve">第二章 </w:t>
      </w:r>
      <w:r>
        <w:rPr>
          <w:rFonts w:hint="default" w:ascii="Times New Roman" w:hAnsi="Times New Roman" w:eastAsia="宋体" w:cs="Times New Roman"/>
        </w:rPr>
        <w:t>机械加工工艺分析</w:t>
      </w:r>
      <w:bookmarkEnd w:id="22"/>
      <w:bookmarkEnd w:id="23"/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bookmarkStart w:id="24" w:name="_Toc18791"/>
      <w:bookmarkStart w:id="25" w:name="_Toc26886"/>
      <w:r>
        <w:rPr>
          <w:rFonts w:hint="default" w:ascii="Times New Roman" w:hAnsi="Times New Roman" w:eastAsia="宋体" w:cs="Times New Roman"/>
          <w:lang w:val="en-US" w:eastAsia="zh-CN"/>
        </w:rPr>
        <w:t>2.1 零件图形分析</w:t>
      </w:r>
      <w:bookmarkEnd w:id="24"/>
      <w:bookmarkEnd w:id="25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由上一章分析得，</w:t>
      </w:r>
      <w:r>
        <w:rPr>
          <w:rFonts w:hint="default" w:ascii="Times New Roman" w:hAnsi="Times New Roman" w:eastAsia="宋体" w:cs="Times New Roman"/>
          <w:lang w:val="en-US" w:eastAsia="zh-CN"/>
        </w:rPr>
        <w:t>此零件由</w:t>
      </w:r>
      <w:r>
        <w:rPr>
          <w:rFonts w:hint="eastAsia" w:ascii="Times New Roman" w:hAnsi="Times New Roman" w:eastAsia="宋体" w:cs="Times New Roman"/>
          <w:lang w:val="en-US" w:eastAsia="zh-CN"/>
        </w:rPr>
        <w:t>外形、平面、槽、边倒圆、孔、螺纹</w:t>
      </w:r>
      <w:r>
        <w:rPr>
          <w:rFonts w:hint="default" w:ascii="Times New Roman" w:hAnsi="Times New Roman" w:eastAsia="宋体" w:cs="Times New Roman"/>
          <w:lang w:val="en-US" w:eastAsia="zh-CN"/>
        </w:rPr>
        <w:t>等几何特征组成，尺寸较多，存在薄壁，精度、</w:t>
      </w:r>
      <w:r>
        <w:rPr>
          <w:rFonts w:hint="eastAsia" w:ascii="Times New Roman" w:hAnsi="Times New Roman" w:cs="Times New Roman"/>
          <w:lang w:val="en-US" w:eastAsia="zh-CN"/>
        </w:rPr>
        <w:t>表面质量</w:t>
      </w:r>
      <w:r>
        <w:rPr>
          <w:rFonts w:hint="default" w:ascii="Times New Roman" w:hAnsi="Times New Roman" w:eastAsia="宋体" w:cs="Times New Roman"/>
          <w:lang w:val="en-US" w:eastAsia="zh-CN"/>
        </w:rPr>
        <w:t>要求较高，</w:t>
      </w:r>
      <w:r>
        <w:rPr>
          <w:rFonts w:hint="default" w:ascii="Times New Roman" w:hAnsi="Times New Roman" w:eastAsia="宋体" w:cs="Times New Roman"/>
        </w:rPr>
        <w:t>尺寸标注完整，公差等级大多为</w:t>
      </w:r>
      <w:r>
        <w:rPr>
          <w:rFonts w:hint="eastAsia" w:ascii="Times New Roman" w:hAnsi="Times New Roman" w:cs="Times New Roman"/>
          <w:lang w:val="en-US" w:eastAsia="zh-CN"/>
        </w:rPr>
        <w:t>IT6到</w:t>
      </w:r>
      <w:r>
        <w:rPr>
          <w:rFonts w:hint="default" w:ascii="Times New Roman" w:hAnsi="Times New Roman" w:eastAsia="宋体" w:cs="Times New Roman"/>
        </w:rPr>
        <w:t>IT7级</w:t>
      </w:r>
      <w:r>
        <w:rPr>
          <w:rFonts w:hint="eastAsia" w:ascii="Times New Roman" w:hAnsi="Times New Roman" w:cs="Times New Roman"/>
          <w:lang w:eastAsia="zh-CN"/>
        </w:rPr>
        <w:t>，</w:t>
      </w:r>
      <w:r>
        <w:rPr>
          <w:rFonts w:hint="eastAsia" w:ascii="Times New Roman" w:hAnsi="Times New Roman" w:cs="Times New Roman"/>
          <w:lang w:val="en-US" w:eastAsia="zh-CN"/>
        </w:rPr>
        <w:t>能通过数控机床加工达到所需要的质量。</w:t>
      </w:r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bookmarkStart w:id="26" w:name="_Toc25603005"/>
      <w:bookmarkStart w:id="27" w:name="_Toc25603205"/>
      <w:bookmarkStart w:id="28" w:name="_Toc27712"/>
      <w:bookmarkStart w:id="29" w:name="_Toc2881"/>
      <w:r>
        <w:rPr>
          <w:rFonts w:hint="default" w:ascii="Times New Roman" w:hAnsi="Times New Roman" w:eastAsia="宋体" w:cs="Times New Roman"/>
          <w:lang w:val="en-US" w:eastAsia="zh-CN"/>
        </w:rPr>
        <w:t>2.2</w:t>
      </w:r>
      <w:bookmarkEnd w:id="26"/>
      <w:bookmarkEnd w:id="27"/>
      <w:r>
        <w:rPr>
          <w:rFonts w:hint="default" w:ascii="Times New Roman" w:hAnsi="Times New Roman" w:eastAsia="宋体" w:cs="Times New Roman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lang w:val="en-US" w:eastAsia="zh-CN"/>
        </w:rPr>
        <w:t>毛坯</w:t>
      </w:r>
      <w:r>
        <w:rPr>
          <w:rFonts w:hint="default" w:ascii="Times New Roman" w:hAnsi="Times New Roman" w:eastAsia="宋体" w:cs="Times New Roman"/>
          <w:lang w:val="en-US" w:eastAsia="zh-CN"/>
        </w:rPr>
        <w:t>的选择</w:t>
      </w:r>
      <w:bookmarkEnd w:id="28"/>
      <w:bookmarkEnd w:id="2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560" w:firstLineChars="200"/>
        <w:textAlignment w:val="auto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该零件的材质为</w:t>
      </w:r>
      <w:r>
        <w:rPr>
          <w:rFonts w:hint="default" w:ascii="Times New Roman" w:hAnsi="Times New Roman" w:eastAsia="宋体" w:cs="Times New Roman"/>
          <w:lang w:val="en-US" w:eastAsia="zh-CN"/>
        </w:rPr>
        <w:t>45#钢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eastAsia" w:ascii="Times New Roman" w:hAnsi="Times New Roman" w:cs="Times New Roman"/>
          <w:lang w:val="en-US" w:eastAsia="zh-CN"/>
        </w:rPr>
        <w:t>零件的大小为98*98*48，</w:t>
      </w:r>
      <w:r>
        <w:rPr>
          <w:rFonts w:hint="default" w:ascii="Times New Roman" w:hAnsi="Times New Roman" w:eastAsia="宋体" w:cs="Times New Roman"/>
        </w:rPr>
        <w:t>毛坯</w:t>
      </w:r>
      <w:r>
        <w:rPr>
          <w:rFonts w:hint="eastAsia" w:ascii="Times New Roman" w:hAnsi="Times New Roman" w:cs="Times New Roman"/>
          <w:lang w:val="en-US" w:eastAsia="zh-CN"/>
        </w:rPr>
        <w:t>应该选择</w:t>
      </w:r>
      <w:r>
        <w:rPr>
          <w:rFonts w:hint="default" w:ascii="Times New Roman" w:hAnsi="Times New Roman" w:eastAsia="宋体" w:cs="Times New Roman"/>
        </w:rPr>
        <w:t>为</w:t>
      </w:r>
      <w:r>
        <w:rPr>
          <w:rFonts w:hint="eastAsia" w:ascii="Times New Roman" w:hAnsi="Times New Roman" w:cs="Times New Roman"/>
          <w:lang w:val="en-US" w:eastAsia="zh-CN"/>
        </w:rPr>
        <w:t>100*100*50，由于本零件为单件，库房没有这个规格的毛坯，故用</w:t>
      </w:r>
      <w:r>
        <w:rPr>
          <w:rFonts w:hint="default" w:ascii="Times New Roman" w:hAnsi="Times New Roman" w:eastAsia="宋体" w:cs="Times New Roman"/>
        </w:rPr>
        <w:t>150×120×50的板料</w:t>
      </w:r>
      <w:r>
        <w:rPr>
          <w:rFonts w:hint="eastAsia" w:ascii="Times New Roman" w:hAnsi="Times New Roman" w:cs="Times New Roman"/>
          <w:lang w:val="en-US" w:eastAsia="zh-CN"/>
        </w:rPr>
        <w:t>代替</w:t>
      </w:r>
      <w:r>
        <w:rPr>
          <w:rFonts w:hint="eastAsia" w:ascii="Times New Roman" w:hAnsi="Times New Roman" w:cs="Times New Roman"/>
          <w:lang w:eastAsia="zh-CN"/>
        </w:rPr>
        <w:t>，</w:t>
      </w:r>
      <w:r>
        <w:rPr>
          <w:rFonts w:hint="default" w:ascii="Times New Roman" w:hAnsi="Times New Roman" w:eastAsia="宋体" w:cs="Times New Roman"/>
        </w:rPr>
        <w:t>毛坯如</w:t>
      </w:r>
      <w:r>
        <w:rPr>
          <w:rFonts w:hint="default" w:ascii="Times New Roman" w:hAnsi="Times New Roman" w:eastAsia="宋体" w:cs="Times New Roman"/>
          <w:lang w:val="en-US" w:eastAsia="zh-CN"/>
        </w:rPr>
        <w:t>图 2-1</w:t>
      </w:r>
      <w:r>
        <w:rPr>
          <w:rFonts w:hint="default" w:ascii="Times New Roman" w:hAnsi="Times New Roman" w:eastAsia="宋体" w:cs="Times New Roman"/>
        </w:rPr>
        <w:t>所示</w:t>
      </w:r>
      <w:r>
        <w:rPr>
          <w:rFonts w:hint="default" w:ascii="Times New Roman" w:hAnsi="Times New Roman" w:eastAsia="宋体" w:cs="Times New Roman"/>
          <w:lang w:eastAsia="zh-CN"/>
        </w:rPr>
        <w:t>。</w:t>
      </w:r>
    </w:p>
    <w:p>
      <w:pPr>
        <w:widowControl/>
        <w:spacing w:before="156"/>
        <w:ind w:firstLine="0" w:firstLineChars="0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2949575" cy="1545590"/>
            <wp:effectExtent l="0" t="0" r="6985" b="889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69"/>
                    <a:srcRect t="14704" b="12552"/>
                    <a:stretch>
                      <a:fillRect/>
                    </a:stretch>
                  </pic:blipFill>
                  <pic:spPr>
                    <a:xfrm>
                      <a:off x="0" y="0"/>
                      <a:ext cx="2951788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widowControl/>
        <w:spacing w:before="156"/>
        <w:ind w:firstLine="0" w:firstLineChars="0"/>
        <w:jc w:val="center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图2-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图2-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毛坯图</w:t>
      </w:r>
    </w:p>
    <w:p>
      <w:pPr>
        <w:rPr>
          <w:rFonts w:hint="default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bookmarkStart w:id="30" w:name="_Toc25603008"/>
      <w:bookmarkStart w:id="31" w:name="_Toc15595"/>
      <w:bookmarkStart w:id="32" w:name="_Toc25603208"/>
      <w:bookmarkStart w:id="33" w:name="_Toc13159"/>
      <w:r>
        <w:rPr>
          <w:rFonts w:hint="default" w:ascii="Times New Roman" w:hAnsi="Times New Roman" w:eastAsia="宋体" w:cs="Times New Roman"/>
          <w:lang w:val="en-US" w:eastAsia="zh-CN"/>
        </w:rPr>
        <w:t>2.</w:t>
      </w:r>
      <w:r>
        <w:rPr>
          <w:rFonts w:hint="eastAsia" w:ascii="Times New Roman" w:hAnsi="Times New Roman" w:eastAsia="宋体" w:cs="Times New Roman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lang w:val="en-US" w:eastAsia="zh-CN"/>
        </w:rPr>
        <w:t>零件</w:t>
      </w:r>
      <w:r>
        <w:rPr>
          <w:rFonts w:hint="default" w:ascii="Times New Roman" w:hAnsi="Times New Roman" w:eastAsia="宋体" w:cs="Times New Roman"/>
          <w:lang w:val="en-US" w:eastAsia="zh-CN"/>
        </w:rPr>
        <w:t>加工工艺过程卡</w:t>
      </w:r>
      <w:bookmarkEnd w:id="30"/>
      <w:bookmarkEnd w:id="31"/>
      <w:bookmarkEnd w:id="32"/>
      <w:bookmarkEnd w:id="33"/>
    </w:p>
    <w:p>
      <w:pPr>
        <w:rPr>
          <w:rFonts w:hint="default" w:ascii="Calibri" w:hAnsi="Calibri" w:eastAsia="宋体" w:cs="Times New Roman"/>
          <w:kern w:val="2"/>
          <w:sz w:val="28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根据</w:t>
      </w:r>
      <w:r>
        <w:rPr>
          <w:rFonts w:hint="eastAsia" w:ascii="Times New Roman" w:hAnsi="Times New Roman" w:cs="Times New Roman"/>
          <w:lang w:val="en-US" w:eastAsia="zh-CN"/>
        </w:rPr>
        <w:t>对</w:t>
      </w:r>
      <w:r>
        <w:rPr>
          <w:rFonts w:hint="default" w:ascii="Times New Roman" w:hAnsi="Times New Roman" w:eastAsia="宋体" w:cs="Times New Roman"/>
          <w:lang w:val="en-US" w:eastAsia="zh-CN"/>
        </w:rPr>
        <w:t>零件的</w:t>
      </w:r>
      <w:r>
        <w:rPr>
          <w:rFonts w:hint="eastAsia" w:ascii="Times New Roman" w:hAnsi="Times New Roman" w:cs="Times New Roman"/>
          <w:lang w:val="en-US" w:eastAsia="zh-CN"/>
        </w:rPr>
        <w:t>分析、要求与</w:t>
      </w:r>
      <w:r>
        <w:rPr>
          <w:rFonts w:hint="default" w:ascii="Times New Roman" w:hAnsi="Times New Roman" w:eastAsia="宋体" w:cs="Times New Roman"/>
          <w:lang w:val="en-US" w:eastAsia="zh-CN"/>
        </w:rPr>
        <w:t>毛坯的选择，</w:t>
      </w:r>
      <w:r>
        <w:rPr>
          <w:rFonts w:hint="eastAsia" w:ascii="Times New Roman" w:hAnsi="Times New Roman" w:cs="Times New Roman"/>
          <w:lang w:val="en-US" w:eastAsia="zh-CN"/>
        </w:rPr>
        <w:t>对</w:t>
      </w:r>
      <w:r>
        <w:rPr>
          <w:rFonts w:hint="default" w:ascii="Times New Roman" w:hAnsi="Times New Roman" w:eastAsia="宋体" w:cs="Times New Roman"/>
          <w:lang w:val="en-US" w:eastAsia="zh-CN"/>
        </w:rPr>
        <w:t>零件的加工工艺</w:t>
      </w:r>
      <w:r>
        <w:rPr>
          <w:rFonts w:hint="eastAsia" w:ascii="Times New Roman" w:hAnsi="Times New Roman" w:cs="Times New Roman"/>
          <w:lang w:val="en-US" w:eastAsia="zh-CN"/>
        </w:rPr>
        <w:t>制定</w:t>
      </w:r>
      <w:r>
        <w:rPr>
          <w:rFonts w:hint="default" w:ascii="Times New Roman" w:hAnsi="Times New Roman" w:eastAsia="宋体" w:cs="Times New Roman"/>
          <w:lang w:val="en-US" w:eastAsia="zh-CN"/>
        </w:rPr>
        <w:t>如表格2-1所示。</w:t>
      </w:r>
    </w:p>
    <w:p>
      <w:pPr>
        <w:pStyle w:val="6"/>
        <w:jc w:val="center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表格2-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</w:rPr>
        <w:instrText xml:space="preserve"> SEQ 表格2- \* ARABIC </w:instrTex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end"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工艺卡</w:t>
      </w:r>
    </w:p>
    <w:tbl>
      <w:tblPr>
        <w:tblStyle w:val="14"/>
        <w:tblW w:w="877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8"/>
        <w:gridCol w:w="720"/>
        <w:gridCol w:w="792"/>
        <w:gridCol w:w="492"/>
        <w:gridCol w:w="780"/>
        <w:gridCol w:w="1080"/>
        <w:gridCol w:w="664"/>
        <w:gridCol w:w="896"/>
        <w:gridCol w:w="122"/>
        <w:gridCol w:w="543"/>
        <w:gridCol w:w="859"/>
        <w:gridCol w:w="528"/>
        <w:gridCol w:w="5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48" w:type="dxa"/>
            <w:gridSpan w:val="2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湖南九嶷职业技术学院</w:t>
            </w:r>
          </w:p>
        </w:tc>
        <w:tc>
          <w:tcPr>
            <w:tcW w:w="792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加工工艺卡</w:t>
            </w:r>
          </w:p>
        </w:tc>
        <w:tc>
          <w:tcPr>
            <w:tcW w:w="1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产品型号</w:t>
            </w: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2225" w:type="dxa"/>
            <w:gridSpan w:val="4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图号</w:t>
            </w:r>
          </w:p>
        </w:tc>
        <w:tc>
          <w:tcPr>
            <w:tcW w:w="1959" w:type="dxa"/>
            <w:gridSpan w:val="3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48" w:type="dxa"/>
            <w:gridSpan w:val="2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792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产品名称</w:t>
            </w: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四角凸台</w:t>
            </w:r>
          </w:p>
        </w:tc>
        <w:tc>
          <w:tcPr>
            <w:tcW w:w="2225" w:type="dxa"/>
            <w:gridSpan w:val="4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数量</w:t>
            </w:r>
          </w:p>
        </w:tc>
        <w:tc>
          <w:tcPr>
            <w:tcW w:w="1387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</w:t>
            </w:r>
          </w:p>
        </w:tc>
        <w:tc>
          <w:tcPr>
            <w:tcW w:w="572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28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材料编号</w:t>
            </w:r>
          </w:p>
        </w:tc>
        <w:tc>
          <w:tcPr>
            <w:tcW w:w="72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45</w:t>
            </w:r>
          </w:p>
        </w:tc>
        <w:tc>
          <w:tcPr>
            <w:tcW w:w="792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毛坯种类</w:t>
            </w:r>
          </w:p>
        </w:tc>
        <w:tc>
          <w:tcPr>
            <w:tcW w:w="2352" w:type="dxa"/>
            <w:gridSpan w:val="3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钢件</w:t>
            </w: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毛坯尺寸</w:t>
            </w:r>
          </w:p>
        </w:tc>
        <w:tc>
          <w:tcPr>
            <w:tcW w:w="3612" w:type="dxa"/>
            <w:gridSpan w:val="6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15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*12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0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*50</w:t>
            </w:r>
          </w:p>
        </w:tc>
        <w:tc>
          <w:tcPr>
            <w:tcW w:w="572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28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工序号</w:t>
            </w:r>
          </w:p>
        </w:tc>
        <w:tc>
          <w:tcPr>
            <w:tcW w:w="1512" w:type="dxa"/>
            <w:gridSpan w:val="2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工序内容</w:t>
            </w:r>
          </w:p>
        </w:tc>
        <w:tc>
          <w:tcPr>
            <w:tcW w:w="1272" w:type="dxa"/>
            <w:gridSpan w:val="2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车间</w:t>
            </w:r>
          </w:p>
        </w:tc>
        <w:tc>
          <w:tcPr>
            <w:tcW w:w="1080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设备</w:t>
            </w:r>
          </w:p>
        </w:tc>
        <w:tc>
          <w:tcPr>
            <w:tcW w:w="3084" w:type="dxa"/>
            <w:gridSpan w:val="5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工具</w:t>
            </w:r>
          </w:p>
        </w:tc>
        <w:tc>
          <w:tcPr>
            <w:tcW w:w="528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计划工时</w:t>
            </w:r>
          </w:p>
        </w:tc>
        <w:tc>
          <w:tcPr>
            <w:tcW w:w="572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实际工时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28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512" w:type="dxa"/>
            <w:gridSpan w:val="2"/>
            <w:vMerge w:val="continue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272" w:type="dxa"/>
            <w:gridSpan w:val="2"/>
            <w:vMerge w:val="continue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080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66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夹具</w:t>
            </w:r>
          </w:p>
        </w:tc>
        <w:tc>
          <w:tcPr>
            <w:tcW w:w="1018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量具</w:t>
            </w:r>
          </w:p>
        </w:tc>
        <w:tc>
          <w:tcPr>
            <w:tcW w:w="140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刀具mm</w:t>
            </w:r>
          </w:p>
        </w:tc>
        <w:tc>
          <w:tcPr>
            <w:tcW w:w="528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572" w:type="dxa"/>
            <w:vMerge w:val="continue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28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</w:t>
            </w:r>
          </w:p>
        </w:tc>
        <w:tc>
          <w:tcPr>
            <w:tcW w:w="151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下料</w:t>
            </w:r>
          </w:p>
        </w:tc>
        <w:tc>
          <w:tcPr>
            <w:tcW w:w="1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下料车间</w:t>
            </w: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66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018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pacing w:val="-10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pacing w:val="-10"/>
                <w:sz w:val="24"/>
                <w:szCs w:val="24"/>
              </w:rPr>
              <w:t>游标卡尺</w:t>
            </w:r>
          </w:p>
        </w:tc>
        <w:tc>
          <w:tcPr>
            <w:tcW w:w="140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52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0.5h</w:t>
            </w:r>
          </w:p>
        </w:tc>
        <w:tc>
          <w:tcPr>
            <w:tcW w:w="5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0.5h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28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2</w:t>
            </w:r>
          </w:p>
        </w:tc>
        <w:tc>
          <w:tcPr>
            <w:tcW w:w="151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退火</w:t>
            </w:r>
          </w:p>
        </w:tc>
        <w:tc>
          <w:tcPr>
            <w:tcW w:w="1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SX2-12-16</w:t>
            </w:r>
          </w:p>
        </w:tc>
        <w:tc>
          <w:tcPr>
            <w:tcW w:w="66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018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pacing w:val="-10"/>
                <w:sz w:val="24"/>
                <w:szCs w:val="24"/>
              </w:rPr>
            </w:pPr>
          </w:p>
        </w:tc>
        <w:tc>
          <w:tcPr>
            <w:tcW w:w="140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52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5h</w:t>
            </w:r>
          </w:p>
        </w:tc>
        <w:tc>
          <w:tcPr>
            <w:tcW w:w="5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5h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28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3</w:t>
            </w:r>
          </w:p>
        </w:tc>
        <w:tc>
          <w:tcPr>
            <w:tcW w:w="151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铣毛坯</w:t>
            </w:r>
          </w:p>
        </w:tc>
        <w:tc>
          <w:tcPr>
            <w:tcW w:w="1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车间</w:t>
            </w: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立式铣床</w:t>
            </w:r>
          </w:p>
        </w:tc>
        <w:tc>
          <w:tcPr>
            <w:tcW w:w="66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虎钳</w:t>
            </w:r>
          </w:p>
        </w:tc>
        <w:tc>
          <w:tcPr>
            <w:tcW w:w="1018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pacing w:val="-10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pacing w:val="-10"/>
                <w:sz w:val="24"/>
                <w:szCs w:val="24"/>
              </w:rPr>
              <w:t>游标卡尺</w:t>
            </w:r>
          </w:p>
        </w:tc>
        <w:tc>
          <w:tcPr>
            <w:tcW w:w="140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Φ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50面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铣刀</w:t>
            </w:r>
          </w:p>
        </w:tc>
        <w:tc>
          <w:tcPr>
            <w:tcW w:w="52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1h</w:t>
            </w:r>
          </w:p>
        </w:tc>
        <w:tc>
          <w:tcPr>
            <w:tcW w:w="5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1h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28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4-1</w:t>
            </w:r>
          </w:p>
        </w:tc>
        <w:tc>
          <w:tcPr>
            <w:tcW w:w="151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正面加工</w:t>
            </w:r>
          </w:p>
        </w:tc>
        <w:tc>
          <w:tcPr>
            <w:tcW w:w="1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实训楼一楼</w:t>
            </w: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66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平口钳</w:t>
            </w:r>
          </w:p>
        </w:tc>
        <w:tc>
          <w:tcPr>
            <w:tcW w:w="1018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pacing w:val="-10"/>
                <w:sz w:val="24"/>
                <w:szCs w:val="24"/>
                <w:lang w:val="en-US" w:eastAsia="zh-CN"/>
              </w:rPr>
            </w:pPr>
          </w:p>
        </w:tc>
        <w:tc>
          <w:tcPr>
            <w:tcW w:w="140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机夹刀、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立铣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刀，倒角刀，中心钻、钻头，铰刀，螺纹刀，丝锥</w:t>
            </w:r>
          </w:p>
        </w:tc>
        <w:tc>
          <w:tcPr>
            <w:tcW w:w="52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4.5h</w:t>
            </w:r>
          </w:p>
        </w:tc>
        <w:tc>
          <w:tcPr>
            <w:tcW w:w="5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4.5h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28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4-2</w:t>
            </w:r>
          </w:p>
        </w:tc>
        <w:tc>
          <w:tcPr>
            <w:tcW w:w="151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反面加工</w:t>
            </w:r>
          </w:p>
        </w:tc>
        <w:tc>
          <w:tcPr>
            <w:tcW w:w="1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实训楼一楼</w:t>
            </w: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66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平口钳</w:t>
            </w:r>
          </w:p>
        </w:tc>
        <w:tc>
          <w:tcPr>
            <w:tcW w:w="1018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pacing w:val="-10"/>
                <w:sz w:val="24"/>
                <w:szCs w:val="24"/>
              </w:rPr>
            </w:pPr>
          </w:p>
        </w:tc>
        <w:tc>
          <w:tcPr>
            <w:tcW w:w="140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机夹刀、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立铣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刀、中心钻、钻头、丝锥、倒角刀</w:t>
            </w:r>
          </w:p>
        </w:tc>
        <w:tc>
          <w:tcPr>
            <w:tcW w:w="52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4.5h</w:t>
            </w:r>
          </w:p>
        </w:tc>
        <w:tc>
          <w:tcPr>
            <w:tcW w:w="5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4.5h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  <w:jc w:val="center"/>
        </w:trPr>
        <w:tc>
          <w:tcPr>
            <w:tcW w:w="728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5</w:t>
            </w:r>
          </w:p>
        </w:tc>
        <w:tc>
          <w:tcPr>
            <w:tcW w:w="151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去毛刺</w:t>
            </w:r>
          </w:p>
        </w:tc>
        <w:tc>
          <w:tcPr>
            <w:tcW w:w="1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实训楼一楼</w:t>
            </w: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66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018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pacing w:val="-10"/>
                <w:sz w:val="24"/>
                <w:szCs w:val="24"/>
              </w:rPr>
            </w:pPr>
          </w:p>
        </w:tc>
        <w:tc>
          <w:tcPr>
            <w:tcW w:w="140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油石、刮刀</w:t>
            </w:r>
          </w:p>
        </w:tc>
        <w:tc>
          <w:tcPr>
            <w:tcW w:w="52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0.2h</w:t>
            </w:r>
          </w:p>
        </w:tc>
        <w:tc>
          <w:tcPr>
            <w:tcW w:w="5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0.2h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28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6</w:t>
            </w:r>
          </w:p>
        </w:tc>
        <w:tc>
          <w:tcPr>
            <w:tcW w:w="151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质检</w:t>
            </w:r>
          </w:p>
        </w:tc>
        <w:tc>
          <w:tcPr>
            <w:tcW w:w="1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实训楼一楼</w:t>
            </w: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664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018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pacing w:val="-10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pacing w:val="-10"/>
                <w:sz w:val="24"/>
                <w:szCs w:val="24"/>
              </w:rPr>
              <w:t>千分尺</w:t>
            </w:r>
          </w:p>
        </w:tc>
        <w:tc>
          <w:tcPr>
            <w:tcW w:w="140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52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0.5h</w:t>
            </w:r>
          </w:p>
        </w:tc>
        <w:tc>
          <w:tcPr>
            <w:tcW w:w="5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0.5h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28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72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792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492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2524" w:type="dxa"/>
            <w:gridSpan w:val="3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设计（日期）</w:t>
            </w:r>
          </w:p>
        </w:tc>
        <w:tc>
          <w:tcPr>
            <w:tcW w:w="89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校正</w:t>
            </w:r>
          </w:p>
        </w:tc>
        <w:tc>
          <w:tcPr>
            <w:tcW w:w="1524" w:type="dxa"/>
            <w:gridSpan w:val="3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审核</w:t>
            </w:r>
          </w:p>
        </w:tc>
        <w:tc>
          <w:tcPr>
            <w:tcW w:w="1100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批准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28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标记</w:t>
            </w:r>
          </w:p>
        </w:tc>
        <w:tc>
          <w:tcPr>
            <w:tcW w:w="720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更改号</w:t>
            </w:r>
          </w:p>
        </w:tc>
        <w:tc>
          <w:tcPr>
            <w:tcW w:w="792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更改者</w:t>
            </w:r>
          </w:p>
        </w:tc>
        <w:tc>
          <w:tcPr>
            <w:tcW w:w="492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ind w:left="0" w:leftChars="0"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日期</w:t>
            </w:r>
          </w:p>
        </w:tc>
        <w:tc>
          <w:tcPr>
            <w:tcW w:w="2524" w:type="dxa"/>
            <w:gridSpan w:val="3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89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524" w:type="dxa"/>
            <w:gridSpan w:val="3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100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Lines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</w:tr>
    </w:tbl>
    <w:p>
      <w:pPr>
        <w:ind w:left="0" w:leftChars="0" w:firstLine="0" w:firstLineChars="0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240" w:lineRule="auto"/>
        <w:ind w:leftChars="0"/>
        <w:textAlignment w:val="auto"/>
        <w:outlineLvl w:val="1"/>
        <w:rPr>
          <w:rFonts w:hint="default" w:ascii="Times New Roman" w:hAnsi="Times New Roman" w:eastAsia="宋体" w:cs="Times New Roman"/>
          <w:lang w:val="en-US" w:eastAsia="zh-CN"/>
        </w:rPr>
      </w:pPr>
      <w:bookmarkStart w:id="34" w:name="_Toc18618"/>
      <w:bookmarkStart w:id="35" w:name="_Toc21540"/>
      <w:r>
        <w:rPr>
          <w:rFonts w:hint="default" w:ascii="Times New Roman" w:hAnsi="Times New Roman" w:eastAsia="宋体" w:cs="Times New Roman"/>
          <w:lang w:val="en-US" w:eastAsia="zh-CN"/>
        </w:rPr>
        <w:t>2.</w:t>
      </w:r>
      <w:r>
        <w:rPr>
          <w:rFonts w:hint="eastAsia" w:ascii="Times New Roman" w:hAnsi="Times New Roman" w:eastAsia="宋体" w:cs="Times New Roman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</w:t>
      </w:r>
      <w:bookmarkEnd w:id="34"/>
      <w:r>
        <w:rPr>
          <w:rFonts w:hint="eastAsia" w:ascii="Times New Roman" w:hAnsi="Times New Roman" w:eastAsia="宋体" w:cs="Times New Roman"/>
          <w:lang w:val="en-US" w:eastAsia="zh-CN"/>
        </w:rPr>
        <w:t>零件在数控机床上的装夹</w:t>
      </w:r>
      <w:bookmarkEnd w:id="3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bookmarkStart w:id="36" w:name="_Toc28457"/>
      <w:r>
        <w:rPr>
          <w:rFonts w:hint="eastAsia" w:ascii="Times New Roman" w:hAnsi="Times New Roman" w:eastAsia="宋体" w:cs="Times New Roman"/>
          <w:lang w:val="en-US" w:eastAsia="zh-CN"/>
        </w:rPr>
        <w:t>本零件需要进</w:t>
      </w:r>
      <w:r>
        <w:rPr>
          <w:rFonts w:hint="eastAsia" w:ascii="Times New Roman" w:hAnsi="Times New Roman" w:cs="Times New Roman"/>
          <w:lang w:val="en-US" w:eastAsia="zh-CN"/>
        </w:rPr>
        <w:t>行</w:t>
      </w:r>
      <w:r>
        <w:rPr>
          <w:rFonts w:hint="eastAsia" w:ascii="Times New Roman" w:hAnsi="Times New Roman" w:eastAsia="宋体" w:cs="Times New Roman"/>
          <w:lang w:val="en-US" w:eastAsia="zh-CN"/>
        </w:rPr>
        <w:t>几次装夹</w:t>
      </w:r>
      <w:r>
        <w:rPr>
          <w:rFonts w:hint="eastAsia" w:ascii="Times New Roman" w:hAnsi="Times New Roman" w:cs="Times New Roman"/>
          <w:lang w:val="en-US" w:eastAsia="zh-CN"/>
        </w:rPr>
        <w:t>，在加工时，我们需要保证零件的总长度为98mm，宽为98mm，高为48mm，</w:t>
      </w:r>
      <w:r>
        <w:rPr>
          <w:rFonts w:hint="eastAsia"/>
          <w:lang w:val="en-US" w:eastAsia="zh-CN"/>
        </w:rPr>
        <w:t>工件在机床上或者夹具中时，用作确定位置的基准称为定位基准，定位基准分为粗基准和精基准。选择正确的定位基准是直接影响机械加工的质量和稳定性。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面，在数控机床上加工零件时，为保证工件的加工精度和加工质量，我采用的是用平口虎钳装夹工件，加工正面时，我们要把工件夹住20mm，露出来28mm，加工到22mm位置即可，留出来的余量是防止刀具在加工时打到虎钳，在加工时，我们要注意对刀，因为对刀的精度直接影响毛坯加工后的精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第2面，采用的也是平口虎钳，加工反面时，我们把工件夹住20mm,露出来28mm，加工到26mm，方法和第1面一样，就不多介绍了。</w:t>
      </w:r>
    </w:p>
    <w:bookmarkEnd w:id="36"/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line="240" w:lineRule="auto"/>
        <w:ind w:leftChars="0"/>
        <w:textAlignment w:val="auto"/>
        <w:outlineLvl w:val="1"/>
        <w:rPr>
          <w:rFonts w:hint="default" w:ascii="Times New Roman" w:hAnsi="Times New Roman" w:eastAsia="宋体" w:cs="Times New Roman"/>
          <w:lang w:val="en-US" w:eastAsia="zh-CN"/>
        </w:rPr>
      </w:pPr>
      <w:bookmarkStart w:id="37" w:name="_Toc26483"/>
      <w:bookmarkStart w:id="38" w:name="_Toc5457"/>
      <w:r>
        <w:rPr>
          <w:rFonts w:hint="default" w:ascii="Times New Roman" w:hAnsi="Times New Roman" w:eastAsia="宋体" w:cs="Times New Roman"/>
          <w:lang w:val="en-US" w:eastAsia="zh-CN"/>
        </w:rPr>
        <w:t>2.</w:t>
      </w:r>
      <w:r>
        <w:rPr>
          <w:rFonts w:hint="eastAsia" w:ascii="Times New Roman" w:hAnsi="Times New Roman" w:eastAsia="宋体" w:cs="Times New Roman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选择切削用量</w:t>
      </w:r>
      <w:bookmarkEnd w:id="37"/>
      <w:bookmarkEnd w:id="3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在粗加工时，暂时不用考虑到工件表面的质量，所以我采用的是轻刀快跑，是为了提高生产的效率和减少刀具的磨损。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在精加工时，我们就要保证加工的质量，所以切削量不能过大，注意切削效率，合理安排好加工的时间。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textAlignment w:val="auto"/>
        <w:rPr>
          <w:rFonts w:hint="default" w:ascii="Times New Roman" w:hAnsi="Times New Roman" w:cs="Times New Roman"/>
          <w:szCs w:val="21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在选用刀具时，根据刀具直径、铣削速度、进给的深度、</w:t>
      </w:r>
      <w:r>
        <w:rPr>
          <w:rFonts w:hint="default" w:ascii="Times New Roman" w:hAnsi="Times New Roman" w:eastAsia="宋体" w:cs="Times New Roman"/>
          <w:szCs w:val="21"/>
        </w:rPr>
        <w:t>机床动力和刚性等条件，</w:t>
      </w:r>
      <w:r>
        <w:rPr>
          <w:rFonts w:hint="eastAsia" w:ascii="Times New Roman" w:hAnsi="Times New Roman" w:cs="Times New Roman"/>
          <w:szCs w:val="21"/>
          <w:lang w:val="en-US" w:eastAsia="zh-CN"/>
        </w:rPr>
        <w:t>我们尽可能选择较大的进给速度，如在精加工底面时，要根据被加工表面质量要求选择进给量；我们还要</w:t>
      </w:r>
      <w:r>
        <w:rPr>
          <w:rFonts w:hint="default" w:ascii="Times New Roman" w:hAnsi="Times New Roman" w:eastAsia="宋体" w:cs="Times New Roman"/>
          <w:szCs w:val="21"/>
        </w:rPr>
        <w:t>根据刀具的</w:t>
      </w:r>
      <w:r>
        <w:rPr>
          <w:rFonts w:hint="eastAsia" w:ascii="Times New Roman" w:hAnsi="Times New Roman" w:cs="Times New Roman"/>
          <w:szCs w:val="21"/>
          <w:lang w:val="en-US" w:eastAsia="zh-CN"/>
        </w:rPr>
        <w:t>耐用性</w:t>
      </w:r>
      <w:r>
        <w:rPr>
          <w:rFonts w:hint="default" w:ascii="Times New Roman" w:hAnsi="Times New Roman" w:eastAsia="宋体" w:cs="Times New Roman"/>
          <w:szCs w:val="21"/>
        </w:rPr>
        <w:t>确定最佳</w:t>
      </w:r>
      <w:r>
        <w:rPr>
          <w:rFonts w:hint="eastAsia" w:ascii="Times New Roman" w:hAnsi="Times New Roman" w:cs="Times New Roman"/>
          <w:szCs w:val="21"/>
          <w:lang w:val="en-US" w:eastAsia="zh-CN"/>
        </w:rPr>
        <w:t>的</w:t>
      </w:r>
      <w:r>
        <w:rPr>
          <w:rFonts w:hint="default" w:ascii="Times New Roman" w:hAnsi="Times New Roman" w:eastAsia="宋体" w:cs="Times New Roman"/>
          <w:szCs w:val="21"/>
        </w:rPr>
        <w:t>切削速度。</w:t>
      </w:r>
      <w:r>
        <w:rPr>
          <w:rFonts w:hint="eastAsia" w:ascii="Times New Roman" w:hAnsi="Times New Roman" w:cs="Times New Roman"/>
          <w:szCs w:val="21"/>
          <w:lang w:val="en-US" w:eastAsia="zh-CN"/>
        </w:rPr>
        <w:t>根据查表常见的切削速度如表格2-2。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表格2-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</w:rPr>
        <w:instrText xml:space="preserve"> SEQ 表格2- \* ARABIC </w:instrTex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end"/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切削速度表格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tbl>
      <w:tblPr>
        <w:tblStyle w:val="14"/>
        <w:tblW w:w="8528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8"/>
        <w:gridCol w:w="2500"/>
        <w:gridCol w:w="2500"/>
        <w:gridCol w:w="2500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0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加工材料</w:t>
            </w:r>
          </w:p>
        </w:tc>
        <w:tc>
          <w:tcPr>
            <w:tcW w:w="7500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铣削速度V（m/min）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028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钢</w:t>
            </w:r>
          </w:p>
        </w:tc>
        <w:tc>
          <w:tcPr>
            <w:tcW w:w="2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低碳钢（125~225）</w:t>
            </w:r>
          </w:p>
        </w:tc>
        <w:tc>
          <w:tcPr>
            <w:tcW w:w="2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高速钢（200~275）</w:t>
            </w:r>
          </w:p>
        </w:tc>
        <w:tc>
          <w:tcPr>
            <w:tcW w:w="2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合金钢（175~275）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028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2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38~49</w:t>
            </w:r>
          </w:p>
        </w:tc>
        <w:tc>
          <w:tcPr>
            <w:tcW w:w="2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14~20</w:t>
            </w:r>
          </w:p>
        </w:tc>
        <w:tc>
          <w:tcPr>
            <w:tcW w:w="2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23~26</w:t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line="240" w:lineRule="auto"/>
        <w:ind w:leftChars="0"/>
        <w:textAlignment w:val="auto"/>
        <w:outlineLvl w:val="1"/>
        <w:rPr>
          <w:rFonts w:hint="default" w:ascii="Times New Roman" w:hAnsi="Times New Roman" w:eastAsia="宋体" w:cs="Times New Roman"/>
          <w:lang w:val="en-US" w:eastAsia="zh-CN"/>
        </w:rPr>
      </w:pPr>
      <w:bookmarkStart w:id="39" w:name="_Toc7749"/>
      <w:bookmarkStart w:id="40" w:name="_Toc23248"/>
      <w:r>
        <w:rPr>
          <w:rFonts w:hint="default" w:ascii="Times New Roman" w:hAnsi="Times New Roman" w:eastAsia="宋体" w:cs="Times New Roman"/>
          <w:lang w:val="en-US" w:eastAsia="zh-CN"/>
        </w:rPr>
        <w:t xml:space="preserve">2.6 </w:t>
      </w:r>
      <w:r>
        <w:rPr>
          <w:rFonts w:hint="eastAsia" w:ascii="Times New Roman" w:hAnsi="Times New Roman" w:eastAsia="宋体" w:cs="Times New Roman"/>
          <w:lang w:val="en-US" w:eastAsia="zh-CN"/>
        </w:rPr>
        <w:t>数控机床的</w:t>
      </w:r>
      <w:r>
        <w:rPr>
          <w:rFonts w:hint="default" w:ascii="Times New Roman" w:hAnsi="Times New Roman" w:eastAsia="宋体" w:cs="Times New Roman"/>
          <w:lang w:val="en-US" w:eastAsia="zh-CN"/>
        </w:rPr>
        <w:t>加工路线</w:t>
      </w:r>
      <w:bookmarkEnd w:id="39"/>
      <w:bookmarkEnd w:id="4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left"/>
        <w:textAlignment w:val="auto"/>
        <w:rPr>
          <w:rFonts w:hint="default" w:ascii="Times New Roman" w:hAnsi="Times New Roman" w:eastAsia="宋体" w:cs="Times New Roman"/>
          <w:szCs w:val="21"/>
        </w:rPr>
      </w:pPr>
      <w:r>
        <w:rPr>
          <w:rFonts w:hint="default" w:ascii="Times New Roman" w:hAnsi="Times New Roman" w:eastAsia="宋体" w:cs="Times New Roman"/>
          <w:szCs w:val="21"/>
        </w:rPr>
        <w:t>粗加工毛坯</w:t>
      </w:r>
      <w:r>
        <w:rPr>
          <w:rFonts w:hint="default" w:ascii="Times New Roman" w:hAnsi="Times New Roman" w:eastAsia="宋体" w:cs="Times New Roman"/>
          <w:szCs w:val="21"/>
          <w:lang w:val="en-US" w:eastAsia="zh-CN"/>
        </w:rPr>
        <w:t>上表面</w:t>
      </w:r>
      <w:r>
        <w:rPr>
          <w:rFonts w:hint="default" w:ascii="Times New Roman" w:hAnsi="Times New Roman" w:eastAsia="宋体" w:cs="Times New Roman"/>
          <w:szCs w:val="21"/>
        </w:rPr>
        <w:t>→钻中心孔→钻孔→整体开粗采用轻刀快跑→二次开粗→精加工</w:t>
      </w:r>
      <w:r>
        <w:rPr>
          <w:rFonts w:hint="default" w:ascii="Times New Roman" w:hAnsi="Times New Roman" w:eastAsia="宋体" w:cs="Times New Roman"/>
          <w:szCs w:val="21"/>
          <w:lang w:val="en-US" w:eastAsia="zh-CN"/>
        </w:rPr>
        <w:t>上表</w:t>
      </w:r>
      <w:r>
        <w:rPr>
          <w:rFonts w:hint="default" w:ascii="Times New Roman" w:hAnsi="Times New Roman" w:eastAsia="宋体" w:cs="Times New Roman"/>
          <w:szCs w:val="21"/>
        </w:rPr>
        <w:t>面→精加工</w:t>
      </w:r>
      <w:r>
        <w:rPr>
          <w:rFonts w:hint="default" w:ascii="Times New Roman" w:hAnsi="Times New Roman" w:eastAsia="宋体" w:cs="Times New Roman"/>
          <w:szCs w:val="21"/>
          <w:lang w:val="en-US" w:eastAsia="zh-CN"/>
        </w:rPr>
        <w:t>上表面</w:t>
      </w:r>
      <w:r>
        <w:rPr>
          <w:rFonts w:hint="default" w:ascii="Times New Roman" w:hAnsi="Times New Roman" w:eastAsia="宋体" w:cs="Times New Roman"/>
          <w:szCs w:val="21"/>
        </w:rPr>
        <w:t>轮廓→铣螺纹→</w:t>
      </w:r>
      <w:r>
        <w:rPr>
          <w:rFonts w:hint="default" w:ascii="Times New Roman" w:hAnsi="Times New Roman" w:eastAsia="宋体" w:cs="Times New Roman"/>
          <w:szCs w:val="21"/>
          <w:lang w:val="en-US" w:eastAsia="zh-CN"/>
        </w:rPr>
        <w:t>进行倒角</w:t>
      </w:r>
      <w:r>
        <w:rPr>
          <w:rFonts w:hint="default" w:ascii="Times New Roman" w:hAnsi="Times New Roman" w:eastAsia="宋体" w:cs="Times New Roman"/>
          <w:szCs w:val="21"/>
        </w:rPr>
        <w:t>→攻丝→反面装夹→粗加工</w:t>
      </w:r>
      <w:r>
        <w:rPr>
          <w:rFonts w:hint="default" w:ascii="Times New Roman" w:hAnsi="Times New Roman" w:eastAsia="宋体" w:cs="Times New Roman"/>
          <w:szCs w:val="21"/>
          <w:lang w:val="en-US" w:eastAsia="zh-CN"/>
        </w:rPr>
        <w:t>下表面</w:t>
      </w:r>
      <w:r>
        <w:rPr>
          <w:rFonts w:hint="default" w:ascii="Times New Roman" w:hAnsi="Times New Roman" w:eastAsia="宋体" w:cs="Times New Roman"/>
          <w:szCs w:val="21"/>
        </w:rPr>
        <w:t>→</w:t>
      </w:r>
      <w:r>
        <w:rPr>
          <w:rFonts w:hint="default" w:ascii="Times New Roman" w:hAnsi="Times New Roman" w:eastAsia="宋体" w:cs="Times New Roman"/>
          <w:szCs w:val="21"/>
          <w:lang w:val="en-US" w:eastAsia="zh-CN"/>
        </w:rPr>
        <w:t>下表面</w:t>
      </w:r>
      <w:r>
        <w:rPr>
          <w:rFonts w:hint="default" w:ascii="Times New Roman" w:hAnsi="Times New Roman" w:eastAsia="宋体" w:cs="Times New Roman"/>
          <w:szCs w:val="21"/>
        </w:rPr>
        <w:t>整体开粗→开粗结束冷却液冲5min去应力→钻中心孔→钻孔→精加工</w:t>
      </w:r>
      <w:r>
        <w:rPr>
          <w:rFonts w:hint="default" w:ascii="Times New Roman" w:hAnsi="Times New Roman" w:eastAsia="宋体" w:cs="Times New Roman"/>
          <w:szCs w:val="21"/>
          <w:lang w:val="en-US" w:eastAsia="zh-CN"/>
        </w:rPr>
        <w:t>下表面</w:t>
      </w:r>
      <w:r>
        <w:rPr>
          <w:rFonts w:hint="default" w:ascii="Times New Roman" w:hAnsi="Times New Roman" w:eastAsia="宋体" w:cs="Times New Roman"/>
          <w:szCs w:val="21"/>
        </w:rPr>
        <w:t>→精加工</w:t>
      </w:r>
      <w:r>
        <w:rPr>
          <w:rFonts w:hint="default" w:ascii="Times New Roman" w:hAnsi="Times New Roman" w:eastAsia="宋体" w:cs="Times New Roman"/>
          <w:szCs w:val="21"/>
          <w:lang w:val="en-US" w:eastAsia="zh-CN"/>
        </w:rPr>
        <w:t>下表面轮廓</w:t>
      </w:r>
      <w:r>
        <w:rPr>
          <w:rFonts w:hint="default" w:ascii="Times New Roman" w:hAnsi="Times New Roman" w:eastAsia="宋体" w:cs="Times New Roman"/>
          <w:szCs w:val="21"/>
        </w:rPr>
        <w:t>→</w:t>
      </w:r>
      <w:r>
        <w:rPr>
          <w:rFonts w:hint="default" w:ascii="Times New Roman" w:hAnsi="Times New Roman" w:eastAsia="宋体" w:cs="Times New Roman"/>
          <w:szCs w:val="21"/>
          <w:lang w:val="en-US" w:eastAsia="zh-CN"/>
        </w:rPr>
        <w:t>进行倒角</w:t>
      </w:r>
      <w:r>
        <w:rPr>
          <w:rFonts w:hint="default" w:ascii="Times New Roman" w:hAnsi="Times New Roman" w:eastAsia="宋体" w:cs="Times New Roman"/>
          <w:szCs w:val="21"/>
        </w:rPr>
        <w:t>→攻丝</w:t>
      </w:r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textAlignment w:val="auto"/>
        <w:rPr>
          <w:rFonts w:hint="default" w:ascii="Times New Roman" w:hAnsi="Times New Roman" w:eastAsia="宋体" w:cs="Times New Roman"/>
        </w:rPr>
      </w:pPr>
      <w:bookmarkStart w:id="41" w:name="_Toc13171"/>
      <w:bookmarkStart w:id="42" w:name="_Toc25603215"/>
      <w:bookmarkStart w:id="43" w:name="_Toc25603015"/>
      <w:bookmarkStart w:id="44" w:name="_Toc21936"/>
      <w:r>
        <w:rPr>
          <w:rFonts w:hint="default" w:ascii="Times New Roman" w:hAnsi="Times New Roman" w:eastAsia="宋体" w:cs="Times New Roman"/>
          <w:lang w:val="en-US" w:eastAsia="zh-CN"/>
        </w:rPr>
        <w:t xml:space="preserve">2.7 </w:t>
      </w:r>
      <w:r>
        <w:rPr>
          <w:rFonts w:hint="default" w:ascii="Times New Roman" w:hAnsi="Times New Roman" w:eastAsia="宋体" w:cs="Times New Roman"/>
        </w:rPr>
        <w:t>刀具选择</w:t>
      </w:r>
      <w:bookmarkEnd w:id="41"/>
      <w:bookmarkEnd w:id="42"/>
      <w:bookmarkEnd w:id="43"/>
      <w:bookmarkEnd w:id="44"/>
    </w:p>
    <w:p>
      <w:pPr>
        <w:widowControl/>
        <w:spacing w:before="156" w:after="156"/>
        <w:jc w:val="left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cs="Times New Roman"/>
          <w:kern w:val="2"/>
          <w:sz w:val="28"/>
          <w:szCs w:val="21"/>
          <w:lang w:val="en-US" w:eastAsia="zh-CN" w:bidi="ar-SA"/>
        </w:rPr>
        <w:t>本零件结构较为复杂采用的是自动编程进行加工，因此不需要运用到半径补偿</w:t>
      </w:r>
      <w:r>
        <w:rPr>
          <w:rFonts w:hint="default" w:ascii="Times New Roman" w:hAnsi="Times New Roman" w:eastAsia="宋体" w:cs="Times New Roman"/>
          <w:kern w:val="2"/>
          <w:sz w:val="28"/>
          <w:szCs w:val="21"/>
          <w:lang w:val="en-US" w:eastAsia="zh-CN" w:bidi="ar-SA"/>
        </w:rPr>
        <w:t>。</w:t>
      </w:r>
      <w:r>
        <w:rPr>
          <w:rFonts w:hint="eastAsia" w:ascii="Times New Roman" w:hAnsi="Times New Roman" w:cs="Times New Roman"/>
          <w:kern w:val="2"/>
          <w:sz w:val="28"/>
          <w:szCs w:val="21"/>
          <w:lang w:val="en-US" w:eastAsia="zh-CN" w:bidi="ar-SA"/>
        </w:rPr>
        <w:t>在选择刀具时应遵循原则：</w:t>
      </w:r>
      <w:r>
        <w:rPr>
          <w:rFonts w:hint="eastAsia"/>
          <w:szCs w:val="21"/>
        </w:rPr>
        <w:t>精度高、刚性好、装夹调整方便，切削性能强、耐用度高。合理选用</w:t>
      </w:r>
      <w:r>
        <w:rPr>
          <w:rFonts w:hint="eastAsia"/>
          <w:szCs w:val="21"/>
          <w:lang w:val="en-US" w:eastAsia="zh-CN"/>
        </w:rPr>
        <w:t>刀具不仅</w:t>
      </w:r>
      <w:r>
        <w:rPr>
          <w:rFonts w:hint="eastAsia"/>
          <w:szCs w:val="21"/>
        </w:rPr>
        <w:t>能提高加工效率</w:t>
      </w:r>
      <w:r>
        <w:rPr>
          <w:rFonts w:hint="eastAsia"/>
          <w:szCs w:val="21"/>
          <w:lang w:eastAsia="zh-CN"/>
        </w:rPr>
        <w:t>，</w:t>
      </w:r>
      <w:r>
        <w:rPr>
          <w:rFonts w:hint="eastAsia"/>
          <w:szCs w:val="21"/>
        </w:rPr>
        <w:t>又能提高产品质量。</w:t>
      </w:r>
      <w:r>
        <w:rPr>
          <w:rFonts w:hint="default" w:ascii="Times New Roman" w:hAnsi="Times New Roman" w:eastAsia="宋体" w:cs="Times New Roman"/>
          <w:kern w:val="2"/>
          <w:sz w:val="28"/>
          <w:szCs w:val="21"/>
          <w:lang w:val="en-US" w:eastAsia="zh-CN" w:bidi="ar-SA"/>
        </w:rPr>
        <w:t>本工序的刀具名称、刀具号、刀具</w:t>
      </w:r>
      <w:r>
        <w:rPr>
          <w:rFonts w:hint="eastAsia" w:ascii="Times New Roman" w:hAnsi="Times New Roman" w:cs="Times New Roman"/>
          <w:kern w:val="2"/>
          <w:sz w:val="28"/>
          <w:szCs w:val="21"/>
          <w:lang w:val="en-US" w:eastAsia="zh-CN" w:bidi="ar-SA"/>
        </w:rPr>
        <w:t>型号</w:t>
      </w:r>
      <w:r>
        <w:rPr>
          <w:rFonts w:hint="default" w:ascii="Times New Roman" w:hAnsi="Times New Roman" w:eastAsia="宋体" w:cs="Times New Roman"/>
          <w:kern w:val="2"/>
          <w:sz w:val="28"/>
          <w:szCs w:val="21"/>
          <w:lang w:val="en-US" w:eastAsia="zh-CN" w:bidi="ar-SA"/>
        </w:rPr>
        <w:t>等内容见表格2-</w:t>
      </w:r>
      <w:r>
        <w:rPr>
          <w:rFonts w:hint="eastAsia" w:ascii="Times New Roman" w:hAnsi="Times New Roman" w:cs="Times New Roman"/>
          <w:kern w:val="2"/>
          <w:sz w:val="28"/>
          <w:szCs w:val="21"/>
          <w:lang w:val="en-US" w:eastAsia="zh-CN" w:bidi="ar-SA"/>
        </w:rPr>
        <w:t>3</w:t>
      </w:r>
      <w:r>
        <w:rPr>
          <w:rFonts w:hint="default" w:ascii="Times New Roman" w:hAnsi="Times New Roman" w:eastAsia="宋体" w:cs="Times New Roman"/>
          <w:kern w:val="2"/>
          <w:sz w:val="28"/>
          <w:szCs w:val="21"/>
          <w:lang w:val="en-US" w:eastAsia="zh-CN" w:bidi="ar-SA"/>
        </w:rPr>
        <w:t>所示。</w:t>
      </w:r>
    </w:p>
    <w:p>
      <w:pPr>
        <w:pStyle w:val="6"/>
        <w:widowControl/>
        <w:spacing w:before="156"/>
        <w:ind w:firstLine="0" w:firstLineChars="0"/>
        <w:jc w:val="center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表格2-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</w:rPr>
        <w:instrText xml:space="preserve"> SEQ 表格2- \* ARABIC </w:instrTex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选择刀具</w:t>
      </w:r>
    </w:p>
    <w:tbl>
      <w:tblPr>
        <w:tblStyle w:val="15"/>
        <w:tblW w:w="8715" w:type="dxa"/>
        <w:jc w:val="center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114"/>
        <w:gridCol w:w="1884"/>
        <w:gridCol w:w="1882"/>
        <w:gridCol w:w="1153"/>
        <w:gridCol w:w="1393"/>
        <w:gridCol w:w="35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5" w:type="dxa"/>
          <w:jc w:val="center"/>
        </w:trPr>
        <w:tc>
          <w:tcPr>
            <w:tcW w:w="1254" w:type="dxa"/>
            <w:vMerge w:val="restart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工步号</w:t>
            </w:r>
          </w:p>
        </w:tc>
        <w:tc>
          <w:tcPr>
            <w:tcW w:w="1114" w:type="dxa"/>
            <w:vMerge w:val="restart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刀具号</w:t>
            </w:r>
          </w:p>
        </w:tc>
        <w:tc>
          <w:tcPr>
            <w:tcW w:w="1884" w:type="dxa"/>
            <w:vMerge w:val="restart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刀具名称</w:t>
            </w:r>
          </w:p>
        </w:tc>
        <w:tc>
          <w:tcPr>
            <w:tcW w:w="1882" w:type="dxa"/>
            <w:vMerge w:val="restart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刀柄型号</w:t>
            </w:r>
          </w:p>
        </w:tc>
        <w:tc>
          <w:tcPr>
            <w:tcW w:w="1153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刀具</w:t>
            </w:r>
          </w:p>
        </w:tc>
        <w:tc>
          <w:tcPr>
            <w:tcW w:w="1393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补偿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4" w:type="dxa"/>
            <w:vMerge w:val="continue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114" w:type="dxa"/>
            <w:vMerge w:val="continue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884" w:type="dxa"/>
            <w:vMerge w:val="continue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882" w:type="dxa"/>
            <w:vMerge w:val="continue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153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有效加工长度/mm</w:t>
            </w:r>
          </w:p>
        </w:tc>
        <w:tc>
          <w:tcPr>
            <w:tcW w:w="1428" w:type="dxa"/>
            <w:gridSpan w:val="2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长度补偿号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54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</w:t>
            </w:r>
          </w:p>
        </w:tc>
        <w:tc>
          <w:tcPr>
            <w:tcW w:w="1114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T01</w:t>
            </w:r>
          </w:p>
        </w:tc>
        <w:tc>
          <w:tcPr>
            <w:tcW w:w="1884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中心钻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Φ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6</w:t>
            </w:r>
          </w:p>
        </w:tc>
        <w:tc>
          <w:tcPr>
            <w:tcW w:w="1882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BT40-SC32-105</w:t>
            </w:r>
          </w:p>
        </w:tc>
        <w:tc>
          <w:tcPr>
            <w:tcW w:w="1153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20</w:t>
            </w:r>
          </w:p>
        </w:tc>
        <w:tc>
          <w:tcPr>
            <w:tcW w:w="1428" w:type="dxa"/>
            <w:gridSpan w:val="2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H01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4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2</w:t>
            </w:r>
          </w:p>
        </w:tc>
        <w:tc>
          <w:tcPr>
            <w:tcW w:w="1114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T02</w:t>
            </w:r>
          </w:p>
        </w:tc>
        <w:tc>
          <w:tcPr>
            <w:tcW w:w="1884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钻头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Φ1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1882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BT40-ER32-100</w:t>
            </w:r>
          </w:p>
        </w:tc>
        <w:tc>
          <w:tcPr>
            <w:tcW w:w="1153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30</w:t>
            </w:r>
          </w:p>
        </w:tc>
        <w:tc>
          <w:tcPr>
            <w:tcW w:w="1428" w:type="dxa"/>
            <w:gridSpan w:val="2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H02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4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3</w:t>
            </w:r>
          </w:p>
        </w:tc>
        <w:tc>
          <w:tcPr>
            <w:tcW w:w="1114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T03</w:t>
            </w:r>
          </w:p>
        </w:tc>
        <w:tc>
          <w:tcPr>
            <w:tcW w:w="1884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钻头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Φ8</w:t>
            </w:r>
          </w:p>
        </w:tc>
        <w:tc>
          <w:tcPr>
            <w:tcW w:w="1882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BT40-ER32-100</w:t>
            </w:r>
          </w:p>
        </w:tc>
        <w:tc>
          <w:tcPr>
            <w:tcW w:w="1153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20</w:t>
            </w:r>
          </w:p>
        </w:tc>
        <w:tc>
          <w:tcPr>
            <w:tcW w:w="1428" w:type="dxa"/>
            <w:gridSpan w:val="2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H03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4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4</w:t>
            </w:r>
          </w:p>
        </w:tc>
        <w:tc>
          <w:tcPr>
            <w:tcW w:w="1114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T04</w:t>
            </w:r>
          </w:p>
        </w:tc>
        <w:tc>
          <w:tcPr>
            <w:tcW w:w="1884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钻头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Φ6</w:t>
            </w:r>
          </w:p>
        </w:tc>
        <w:tc>
          <w:tcPr>
            <w:tcW w:w="1882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BT40-ER32-100</w:t>
            </w:r>
          </w:p>
        </w:tc>
        <w:tc>
          <w:tcPr>
            <w:tcW w:w="1153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25</w:t>
            </w:r>
          </w:p>
        </w:tc>
        <w:tc>
          <w:tcPr>
            <w:tcW w:w="1428" w:type="dxa"/>
            <w:gridSpan w:val="2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H04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4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5</w:t>
            </w:r>
          </w:p>
        </w:tc>
        <w:tc>
          <w:tcPr>
            <w:tcW w:w="1114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T05</w:t>
            </w:r>
          </w:p>
        </w:tc>
        <w:tc>
          <w:tcPr>
            <w:tcW w:w="1884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三刃立铣刀Φ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10</w:t>
            </w:r>
          </w:p>
        </w:tc>
        <w:tc>
          <w:tcPr>
            <w:tcW w:w="1882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BT40-ER32-100</w:t>
            </w:r>
          </w:p>
        </w:tc>
        <w:tc>
          <w:tcPr>
            <w:tcW w:w="1153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30</w:t>
            </w:r>
          </w:p>
        </w:tc>
        <w:tc>
          <w:tcPr>
            <w:tcW w:w="1428" w:type="dxa"/>
            <w:gridSpan w:val="2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H05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4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6</w:t>
            </w:r>
          </w:p>
        </w:tc>
        <w:tc>
          <w:tcPr>
            <w:tcW w:w="1114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T06</w:t>
            </w:r>
          </w:p>
        </w:tc>
        <w:tc>
          <w:tcPr>
            <w:tcW w:w="1884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三刃立铣刀Φ8</w:t>
            </w:r>
          </w:p>
        </w:tc>
        <w:tc>
          <w:tcPr>
            <w:tcW w:w="1882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ER32UM</w:t>
            </w:r>
          </w:p>
        </w:tc>
        <w:tc>
          <w:tcPr>
            <w:tcW w:w="1153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30</w:t>
            </w:r>
          </w:p>
        </w:tc>
        <w:tc>
          <w:tcPr>
            <w:tcW w:w="1428" w:type="dxa"/>
            <w:gridSpan w:val="2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H06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54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7</w:t>
            </w:r>
          </w:p>
        </w:tc>
        <w:tc>
          <w:tcPr>
            <w:tcW w:w="1114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T07</w:t>
            </w:r>
          </w:p>
        </w:tc>
        <w:tc>
          <w:tcPr>
            <w:tcW w:w="1884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倒角刀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Φ10</w:t>
            </w:r>
          </w:p>
        </w:tc>
        <w:tc>
          <w:tcPr>
            <w:tcW w:w="1882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ER32UM</w:t>
            </w:r>
          </w:p>
        </w:tc>
        <w:tc>
          <w:tcPr>
            <w:tcW w:w="1153" w:type="dxa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70</w:t>
            </w:r>
          </w:p>
        </w:tc>
        <w:tc>
          <w:tcPr>
            <w:tcW w:w="1428" w:type="dxa"/>
            <w:gridSpan w:val="2"/>
            <w:vAlign w:val="center"/>
          </w:tcPr>
          <w:p>
            <w:pPr>
              <w:pStyle w:val="21"/>
              <w:spacing w:before="156" w:beforeLines="50" w:line="240" w:lineRule="auto"/>
              <w:ind w:firstLine="0" w:firstLineChars="0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H07</w:t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textAlignment w:val="auto"/>
        <w:rPr>
          <w:rFonts w:hint="default" w:ascii="Times New Roman" w:hAnsi="Times New Roman" w:eastAsia="宋体" w:cs="Times New Roman"/>
          <w:lang w:val="en-US" w:eastAsia="zh-CN"/>
        </w:rPr>
        <w:sectPr>
          <w:pgSz w:w="11906" w:h="16838"/>
          <w:pgMar w:top="1134" w:right="1701" w:bottom="1134" w:left="1701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textAlignment w:val="auto"/>
        <w:rPr>
          <w:rFonts w:hint="default"/>
        </w:rPr>
      </w:pPr>
      <w:bookmarkStart w:id="45" w:name="_Toc4013"/>
      <w:r>
        <w:rPr>
          <w:rFonts w:hint="default" w:ascii="Times New Roman" w:hAnsi="Times New Roman" w:eastAsia="宋体" w:cs="Times New Roman"/>
          <w:lang w:val="en-US" w:eastAsia="zh-CN"/>
        </w:rPr>
        <w:t>2.</w:t>
      </w:r>
      <w:r>
        <w:rPr>
          <w:rFonts w:hint="eastAsia" w:ascii="Times New Roman" w:hAnsi="Times New Roman" w:eastAsia="宋体" w:cs="Times New Roman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lang w:val="en-US" w:eastAsia="zh-CN"/>
        </w:rPr>
        <w:t>数控加工工序卡</w:t>
      </w:r>
      <w:bookmarkEnd w:id="45"/>
    </w:p>
    <w:p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0" w:firstLineChars="0"/>
        <w:jc w:val="center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表格2-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</w:rPr>
        <w:instrText xml:space="preserve"> SEQ 表格2- \* ARABIC </w:instrTex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正面加工工序卡</w:t>
      </w:r>
    </w:p>
    <w:tbl>
      <w:tblPr>
        <w:tblStyle w:val="15"/>
        <w:tblW w:w="8618" w:type="dxa"/>
        <w:jc w:val="center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57" w:type="dxa"/>
          <w:bottom w:w="0" w:type="dxa"/>
          <w:right w:w="57" w:type="dxa"/>
        </w:tblCellMar>
      </w:tblPr>
      <w:tblGrid>
        <w:gridCol w:w="530"/>
        <w:gridCol w:w="859"/>
        <w:gridCol w:w="807"/>
        <w:gridCol w:w="752"/>
        <w:gridCol w:w="548"/>
        <w:gridCol w:w="476"/>
        <w:gridCol w:w="929"/>
        <w:gridCol w:w="328"/>
        <w:gridCol w:w="350"/>
        <w:gridCol w:w="403"/>
        <w:gridCol w:w="405"/>
        <w:gridCol w:w="621"/>
        <w:gridCol w:w="800"/>
        <w:gridCol w:w="810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09" w:hRule="exact"/>
          <w:jc w:val="center"/>
        </w:trPr>
        <w:tc>
          <w:tcPr>
            <w:tcW w:w="2196" w:type="dxa"/>
            <w:gridSpan w:val="3"/>
            <w:vMerge w:val="restart"/>
            <w:tcBorders>
              <w:top w:val="single" w:color="auto" w:sz="12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零件正面加工工序卡</w:t>
            </w:r>
          </w:p>
        </w:tc>
        <w:tc>
          <w:tcPr>
            <w:tcW w:w="1776" w:type="dxa"/>
            <w:gridSpan w:val="3"/>
            <w:tcBorders>
              <w:top w:val="single" w:color="auto" w:sz="12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零件图号</w:t>
            </w:r>
          </w:p>
        </w:tc>
        <w:tc>
          <w:tcPr>
            <w:tcW w:w="3036" w:type="dxa"/>
            <w:gridSpan w:val="6"/>
            <w:tcBorders>
              <w:top w:val="single" w:color="auto" w:sz="12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610" w:type="dxa"/>
            <w:gridSpan w:val="2"/>
            <w:tcBorders>
              <w:top w:val="single" w:color="auto" w:sz="12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45" w:hRule="exact"/>
          <w:jc w:val="center"/>
        </w:trPr>
        <w:tc>
          <w:tcPr>
            <w:tcW w:w="2196" w:type="dxa"/>
            <w:gridSpan w:val="3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776" w:type="dxa"/>
            <w:gridSpan w:val="3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零件名称</w:t>
            </w:r>
          </w:p>
        </w:tc>
        <w:tc>
          <w:tcPr>
            <w:tcW w:w="3036" w:type="dxa"/>
            <w:gridSpan w:val="6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四角凸台</w:t>
            </w:r>
          </w:p>
        </w:tc>
        <w:tc>
          <w:tcPr>
            <w:tcW w:w="80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共1页</w:t>
            </w:r>
          </w:p>
        </w:tc>
        <w:tc>
          <w:tcPr>
            <w:tcW w:w="81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第1页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01" w:hRule="exact"/>
          <w:jc w:val="center"/>
        </w:trPr>
        <w:tc>
          <w:tcPr>
            <w:tcW w:w="3972" w:type="dxa"/>
            <w:gridSpan w:val="6"/>
            <w:vMerge w:val="restart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drawing>
                <wp:anchor distT="0" distB="0" distL="114935" distR="114935" simplePos="0" relativeHeight="251740160" behindDoc="0" locked="0" layoutInCell="1" allowOverlap="1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92710</wp:posOffset>
                  </wp:positionV>
                  <wp:extent cx="2474595" cy="2553335"/>
                  <wp:effectExtent l="0" t="0" r="9525" b="6985"/>
                  <wp:wrapSquare wrapText="bothSides"/>
                  <wp:docPr id="8" name="图片 6" descr="C:\Users\Administrator\Desktop\xy\图片\33QXJH(OZI$5~U[ZZFZ4MXM.png33QXJH(OZI$5~U[ZZFZ4MX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6" descr="C:\Users\Administrator\Desktop\xy\图片\33QXJH(OZI$5~U[ZZFZ4MXM.png33QXJH(OZI$5~U[ZZFZ4MXM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595" cy="2553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257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车间</w:t>
            </w:r>
          </w:p>
        </w:tc>
        <w:tc>
          <w:tcPr>
            <w:tcW w:w="1779" w:type="dxa"/>
            <w:gridSpan w:val="4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工序号</w:t>
            </w:r>
          </w:p>
        </w:tc>
        <w:tc>
          <w:tcPr>
            <w:tcW w:w="80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工序名称</w:t>
            </w:r>
          </w:p>
        </w:tc>
        <w:tc>
          <w:tcPr>
            <w:tcW w:w="81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材料牌号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13" w:hRule="exact"/>
          <w:jc w:val="center"/>
        </w:trPr>
        <w:tc>
          <w:tcPr>
            <w:tcW w:w="3972" w:type="dxa"/>
            <w:gridSpan w:val="6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257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加工</w:t>
            </w:r>
          </w:p>
        </w:tc>
        <w:tc>
          <w:tcPr>
            <w:tcW w:w="1779" w:type="dxa"/>
            <w:gridSpan w:val="4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001</w:t>
            </w:r>
          </w:p>
        </w:tc>
        <w:tc>
          <w:tcPr>
            <w:tcW w:w="80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加工正面</w:t>
            </w:r>
          </w:p>
        </w:tc>
        <w:tc>
          <w:tcPr>
            <w:tcW w:w="81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45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21" w:hRule="exact"/>
          <w:jc w:val="center"/>
        </w:trPr>
        <w:tc>
          <w:tcPr>
            <w:tcW w:w="3972" w:type="dxa"/>
            <w:gridSpan w:val="6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257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毛坯种类</w:t>
            </w:r>
          </w:p>
        </w:tc>
        <w:tc>
          <w:tcPr>
            <w:tcW w:w="1779" w:type="dxa"/>
            <w:gridSpan w:val="4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毛坯尺寸</w:t>
            </w:r>
          </w:p>
        </w:tc>
        <w:tc>
          <w:tcPr>
            <w:tcW w:w="80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毛坯制件</w:t>
            </w:r>
          </w:p>
        </w:tc>
        <w:tc>
          <w:tcPr>
            <w:tcW w:w="81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每台件数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5" w:hRule="exact"/>
          <w:jc w:val="center"/>
        </w:trPr>
        <w:tc>
          <w:tcPr>
            <w:tcW w:w="3972" w:type="dxa"/>
            <w:gridSpan w:val="6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257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钢</w:t>
            </w:r>
          </w:p>
        </w:tc>
        <w:tc>
          <w:tcPr>
            <w:tcW w:w="1779" w:type="dxa"/>
            <w:gridSpan w:val="4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150×120×50</w:t>
            </w:r>
          </w:p>
        </w:tc>
        <w:tc>
          <w:tcPr>
            <w:tcW w:w="80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</w:t>
            </w:r>
          </w:p>
        </w:tc>
        <w:tc>
          <w:tcPr>
            <w:tcW w:w="81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21" w:hRule="exact"/>
          <w:jc w:val="center"/>
        </w:trPr>
        <w:tc>
          <w:tcPr>
            <w:tcW w:w="3972" w:type="dxa"/>
            <w:gridSpan w:val="6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257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设备名称</w:t>
            </w:r>
          </w:p>
        </w:tc>
        <w:tc>
          <w:tcPr>
            <w:tcW w:w="1779" w:type="dxa"/>
            <w:gridSpan w:val="4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设备型号</w:t>
            </w:r>
          </w:p>
        </w:tc>
        <w:tc>
          <w:tcPr>
            <w:tcW w:w="80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设备编号</w:t>
            </w:r>
          </w:p>
        </w:tc>
        <w:tc>
          <w:tcPr>
            <w:tcW w:w="81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同时加工件数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597" w:hRule="exact"/>
          <w:jc w:val="center"/>
        </w:trPr>
        <w:tc>
          <w:tcPr>
            <w:tcW w:w="3972" w:type="dxa"/>
            <w:gridSpan w:val="6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257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加工中心</w:t>
            </w:r>
          </w:p>
        </w:tc>
        <w:tc>
          <w:tcPr>
            <w:tcW w:w="1779" w:type="dxa"/>
            <w:gridSpan w:val="4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AVL650e</w:t>
            </w:r>
          </w:p>
        </w:tc>
        <w:tc>
          <w:tcPr>
            <w:tcW w:w="80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1号机床</w:t>
            </w:r>
          </w:p>
        </w:tc>
        <w:tc>
          <w:tcPr>
            <w:tcW w:w="81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585" w:hRule="exact"/>
          <w:jc w:val="center"/>
        </w:trPr>
        <w:tc>
          <w:tcPr>
            <w:tcW w:w="3972" w:type="dxa"/>
            <w:gridSpan w:val="6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2010" w:type="dxa"/>
            <w:gridSpan w:val="4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夹具编号</w:t>
            </w:r>
          </w:p>
        </w:tc>
        <w:tc>
          <w:tcPr>
            <w:tcW w:w="1826" w:type="dxa"/>
            <w:gridSpan w:val="3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夹具名称</w:t>
            </w:r>
          </w:p>
        </w:tc>
        <w:tc>
          <w:tcPr>
            <w:tcW w:w="81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切削液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573" w:hRule="exact"/>
          <w:jc w:val="center"/>
        </w:trPr>
        <w:tc>
          <w:tcPr>
            <w:tcW w:w="3972" w:type="dxa"/>
            <w:gridSpan w:val="6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2010" w:type="dxa"/>
            <w:gridSpan w:val="4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QH160</w:t>
            </w:r>
          </w:p>
        </w:tc>
        <w:tc>
          <w:tcPr>
            <w:tcW w:w="1826" w:type="dxa"/>
            <w:gridSpan w:val="3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平口钳</w:t>
            </w:r>
          </w:p>
        </w:tc>
        <w:tc>
          <w:tcPr>
            <w:tcW w:w="81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乳化液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45" w:hRule="exact"/>
          <w:jc w:val="center"/>
        </w:trPr>
        <w:tc>
          <w:tcPr>
            <w:tcW w:w="3972" w:type="dxa"/>
            <w:gridSpan w:val="6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607" w:type="dxa"/>
            <w:gridSpan w:val="3"/>
            <w:vMerge w:val="restart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工位器具编号</w:t>
            </w:r>
          </w:p>
        </w:tc>
        <w:tc>
          <w:tcPr>
            <w:tcW w:w="1429" w:type="dxa"/>
            <w:gridSpan w:val="3"/>
            <w:vMerge w:val="restart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工位器具名称</w:t>
            </w:r>
          </w:p>
        </w:tc>
        <w:tc>
          <w:tcPr>
            <w:tcW w:w="1610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工序工时（分）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366" w:hRule="exact"/>
          <w:jc w:val="center"/>
        </w:trPr>
        <w:tc>
          <w:tcPr>
            <w:tcW w:w="3972" w:type="dxa"/>
            <w:gridSpan w:val="6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607" w:type="dxa"/>
            <w:gridSpan w:val="3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429" w:type="dxa"/>
            <w:gridSpan w:val="3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准终</w:t>
            </w:r>
          </w:p>
        </w:tc>
        <w:tc>
          <w:tcPr>
            <w:tcW w:w="81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件数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01" w:hRule="exact"/>
          <w:jc w:val="center"/>
        </w:trPr>
        <w:tc>
          <w:tcPr>
            <w:tcW w:w="3972" w:type="dxa"/>
            <w:gridSpan w:val="6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607" w:type="dxa"/>
            <w:gridSpan w:val="3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</w:t>
            </w:r>
          </w:p>
        </w:tc>
        <w:tc>
          <w:tcPr>
            <w:tcW w:w="1429" w:type="dxa"/>
            <w:gridSpan w:val="3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平口钳</w:t>
            </w:r>
          </w:p>
        </w:tc>
        <w:tc>
          <w:tcPr>
            <w:tcW w:w="80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81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589" w:hRule="exact"/>
          <w:jc w:val="center"/>
        </w:trPr>
        <w:tc>
          <w:tcPr>
            <w:tcW w:w="530" w:type="dxa"/>
            <w:vMerge w:val="restart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工步号</w:t>
            </w:r>
          </w:p>
        </w:tc>
        <w:tc>
          <w:tcPr>
            <w:tcW w:w="859" w:type="dxa"/>
            <w:vMerge w:val="restart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工步</w:t>
            </w: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内容</w:t>
            </w:r>
          </w:p>
        </w:tc>
        <w:tc>
          <w:tcPr>
            <w:tcW w:w="807" w:type="dxa"/>
            <w:vMerge w:val="restart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工艺装备</w:t>
            </w:r>
          </w:p>
        </w:tc>
        <w:tc>
          <w:tcPr>
            <w:tcW w:w="752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主轴  转速</w:t>
            </w:r>
          </w:p>
        </w:tc>
        <w:tc>
          <w:tcPr>
            <w:tcW w:w="1024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切削   速度</w:t>
            </w:r>
          </w:p>
        </w:tc>
        <w:tc>
          <w:tcPr>
            <w:tcW w:w="92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进给量</w:t>
            </w:r>
          </w:p>
        </w:tc>
        <w:tc>
          <w:tcPr>
            <w:tcW w:w="1486" w:type="dxa"/>
            <w:gridSpan w:val="4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背吃刀量</w:t>
            </w:r>
          </w:p>
        </w:tc>
        <w:tc>
          <w:tcPr>
            <w:tcW w:w="621" w:type="dxa"/>
            <w:vMerge w:val="restart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进给次数</w:t>
            </w:r>
          </w:p>
        </w:tc>
        <w:tc>
          <w:tcPr>
            <w:tcW w:w="1610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切削余量/mm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5" w:hRule="exact"/>
          <w:jc w:val="center"/>
        </w:trPr>
        <w:tc>
          <w:tcPr>
            <w:tcW w:w="530" w:type="dxa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859" w:type="dxa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807" w:type="dxa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752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r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/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min</w:t>
            </w:r>
          </w:p>
        </w:tc>
        <w:tc>
          <w:tcPr>
            <w:tcW w:w="1024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m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/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min</w:t>
            </w:r>
          </w:p>
        </w:tc>
        <w:tc>
          <w:tcPr>
            <w:tcW w:w="92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mm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/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min</w:t>
            </w:r>
          </w:p>
        </w:tc>
        <w:tc>
          <w:tcPr>
            <w:tcW w:w="1486" w:type="dxa"/>
            <w:gridSpan w:val="4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mm</w:t>
            </w:r>
          </w:p>
        </w:tc>
        <w:tc>
          <w:tcPr>
            <w:tcW w:w="621" w:type="dxa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底面</w:t>
            </w:r>
          </w:p>
        </w:tc>
        <w:tc>
          <w:tcPr>
            <w:tcW w:w="81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侧壁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37" w:hRule="exact"/>
          <w:jc w:val="center"/>
        </w:trPr>
        <w:tc>
          <w:tcPr>
            <w:tcW w:w="53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</w:t>
            </w:r>
          </w:p>
        </w:tc>
        <w:tc>
          <w:tcPr>
            <w:tcW w:w="85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点孔</w:t>
            </w:r>
          </w:p>
        </w:tc>
        <w:tc>
          <w:tcPr>
            <w:tcW w:w="807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Φ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6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中心钻</w:t>
            </w:r>
          </w:p>
        </w:tc>
        <w:tc>
          <w:tcPr>
            <w:tcW w:w="752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1000</w:t>
            </w:r>
          </w:p>
        </w:tc>
        <w:tc>
          <w:tcPr>
            <w:tcW w:w="1024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31.4</w:t>
            </w:r>
          </w:p>
        </w:tc>
        <w:tc>
          <w:tcPr>
            <w:tcW w:w="92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80</w:t>
            </w:r>
          </w:p>
        </w:tc>
        <w:tc>
          <w:tcPr>
            <w:tcW w:w="1486" w:type="dxa"/>
            <w:gridSpan w:val="4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5</w:t>
            </w:r>
          </w:p>
        </w:tc>
        <w:tc>
          <w:tcPr>
            <w:tcW w:w="621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</w:t>
            </w:r>
          </w:p>
        </w:tc>
        <w:tc>
          <w:tcPr>
            <w:tcW w:w="80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0</w:t>
            </w:r>
          </w:p>
        </w:tc>
        <w:tc>
          <w:tcPr>
            <w:tcW w:w="81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09" w:hRule="exact"/>
          <w:jc w:val="center"/>
        </w:trPr>
        <w:tc>
          <w:tcPr>
            <w:tcW w:w="53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2</w:t>
            </w:r>
          </w:p>
        </w:tc>
        <w:tc>
          <w:tcPr>
            <w:tcW w:w="85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钻孔</w:t>
            </w:r>
          </w:p>
        </w:tc>
        <w:tc>
          <w:tcPr>
            <w:tcW w:w="807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Φ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6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钻头</w:t>
            </w:r>
          </w:p>
        </w:tc>
        <w:tc>
          <w:tcPr>
            <w:tcW w:w="752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800</w:t>
            </w:r>
          </w:p>
        </w:tc>
        <w:tc>
          <w:tcPr>
            <w:tcW w:w="1024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15.072</w:t>
            </w:r>
          </w:p>
        </w:tc>
        <w:tc>
          <w:tcPr>
            <w:tcW w:w="92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60</w:t>
            </w:r>
          </w:p>
        </w:tc>
        <w:tc>
          <w:tcPr>
            <w:tcW w:w="1486" w:type="dxa"/>
            <w:gridSpan w:val="4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13</w:t>
            </w:r>
          </w:p>
        </w:tc>
        <w:tc>
          <w:tcPr>
            <w:tcW w:w="621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</w:t>
            </w:r>
          </w:p>
        </w:tc>
        <w:tc>
          <w:tcPr>
            <w:tcW w:w="80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0</w:t>
            </w:r>
          </w:p>
        </w:tc>
        <w:tc>
          <w:tcPr>
            <w:tcW w:w="81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17" w:hRule="exact"/>
          <w:jc w:val="center"/>
        </w:trPr>
        <w:tc>
          <w:tcPr>
            <w:tcW w:w="53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3</w:t>
            </w:r>
          </w:p>
        </w:tc>
        <w:tc>
          <w:tcPr>
            <w:tcW w:w="85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开粗</w:t>
            </w:r>
          </w:p>
        </w:tc>
        <w:tc>
          <w:tcPr>
            <w:tcW w:w="807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Φ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10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立铣刀</w:t>
            </w:r>
          </w:p>
        </w:tc>
        <w:tc>
          <w:tcPr>
            <w:tcW w:w="752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1500</w:t>
            </w:r>
          </w:p>
        </w:tc>
        <w:tc>
          <w:tcPr>
            <w:tcW w:w="1024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45.312</w:t>
            </w:r>
          </w:p>
        </w:tc>
        <w:tc>
          <w:tcPr>
            <w:tcW w:w="92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2000</w:t>
            </w:r>
          </w:p>
        </w:tc>
        <w:tc>
          <w:tcPr>
            <w:tcW w:w="1486" w:type="dxa"/>
            <w:gridSpan w:val="4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.5</w:t>
            </w:r>
          </w:p>
        </w:tc>
        <w:tc>
          <w:tcPr>
            <w:tcW w:w="621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14</w:t>
            </w:r>
          </w:p>
        </w:tc>
        <w:tc>
          <w:tcPr>
            <w:tcW w:w="80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0.5</w:t>
            </w:r>
          </w:p>
        </w:tc>
        <w:tc>
          <w:tcPr>
            <w:tcW w:w="81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0.3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589" w:hRule="exact"/>
          <w:jc w:val="center"/>
        </w:trPr>
        <w:tc>
          <w:tcPr>
            <w:tcW w:w="530" w:type="dxa"/>
            <w:tcBorders>
              <w:top w:val="single" w:color="auto" w:sz="4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4</w:t>
            </w:r>
          </w:p>
        </w:tc>
        <w:tc>
          <w:tcPr>
            <w:tcW w:w="859" w:type="dxa"/>
            <w:tcBorders>
              <w:top w:val="single" w:color="auto" w:sz="4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精加工底面</w:t>
            </w:r>
          </w:p>
        </w:tc>
        <w:tc>
          <w:tcPr>
            <w:tcW w:w="807" w:type="dxa"/>
            <w:tcBorders>
              <w:top w:val="single" w:color="auto" w:sz="4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Φ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8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立铣刀</w:t>
            </w:r>
          </w:p>
        </w:tc>
        <w:tc>
          <w:tcPr>
            <w:tcW w:w="752" w:type="dxa"/>
            <w:tcBorders>
              <w:top w:val="single" w:color="auto" w:sz="4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4000</w:t>
            </w:r>
          </w:p>
        </w:tc>
        <w:tc>
          <w:tcPr>
            <w:tcW w:w="1024" w:type="dxa"/>
            <w:gridSpan w:val="2"/>
            <w:tcBorders>
              <w:top w:val="single" w:color="auto" w:sz="4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48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.396</w:t>
            </w:r>
          </w:p>
        </w:tc>
        <w:tc>
          <w:tcPr>
            <w:tcW w:w="929" w:type="dxa"/>
            <w:tcBorders>
              <w:top w:val="single" w:color="auto" w:sz="4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500</w:t>
            </w:r>
          </w:p>
        </w:tc>
        <w:tc>
          <w:tcPr>
            <w:tcW w:w="1486" w:type="dxa"/>
            <w:gridSpan w:val="4"/>
            <w:tcBorders>
              <w:top w:val="single" w:color="auto" w:sz="4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0.5</w:t>
            </w:r>
          </w:p>
        </w:tc>
        <w:tc>
          <w:tcPr>
            <w:tcW w:w="621" w:type="dxa"/>
            <w:tcBorders>
              <w:top w:val="single" w:color="auto" w:sz="4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</w:t>
            </w:r>
          </w:p>
        </w:tc>
        <w:tc>
          <w:tcPr>
            <w:tcW w:w="800" w:type="dxa"/>
            <w:tcBorders>
              <w:top w:val="single" w:color="auto" w:sz="4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0</w:t>
            </w:r>
          </w:p>
        </w:tc>
        <w:tc>
          <w:tcPr>
            <w:tcW w:w="810" w:type="dxa"/>
            <w:tcBorders>
              <w:top w:val="single" w:color="auto" w:sz="4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0.5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45" w:hRule="exact"/>
          <w:jc w:val="center"/>
        </w:trPr>
        <w:tc>
          <w:tcPr>
            <w:tcW w:w="53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5</w:t>
            </w:r>
          </w:p>
        </w:tc>
        <w:tc>
          <w:tcPr>
            <w:tcW w:w="85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精加工侧壁</w:t>
            </w:r>
          </w:p>
        </w:tc>
        <w:tc>
          <w:tcPr>
            <w:tcW w:w="807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Φ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8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立铣刀</w:t>
            </w:r>
          </w:p>
        </w:tc>
        <w:tc>
          <w:tcPr>
            <w:tcW w:w="752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4000</w:t>
            </w:r>
          </w:p>
        </w:tc>
        <w:tc>
          <w:tcPr>
            <w:tcW w:w="1024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48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.396</w:t>
            </w:r>
          </w:p>
        </w:tc>
        <w:tc>
          <w:tcPr>
            <w:tcW w:w="92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500</w:t>
            </w:r>
          </w:p>
        </w:tc>
        <w:tc>
          <w:tcPr>
            <w:tcW w:w="1486" w:type="dxa"/>
            <w:gridSpan w:val="4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4</w:t>
            </w:r>
          </w:p>
        </w:tc>
        <w:tc>
          <w:tcPr>
            <w:tcW w:w="621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7</w:t>
            </w:r>
          </w:p>
        </w:tc>
        <w:tc>
          <w:tcPr>
            <w:tcW w:w="80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0</w:t>
            </w:r>
          </w:p>
        </w:tc>
        <w:tc>
          <w:tcPr>
            <w:tcW w:w="81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597" w:hRule="exact"/>
          <w:jc w:val="center"/>
        </w:trPr>
        <w:tc>
          <w:tcPr>
            <w:tcW w:w="53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6</w:t>
            </w:r>
          </w:p>
        </w:tc>
        <w:tc>
          <w:tcPr>
            <w:tcW w:w="85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倒角</w:t>
            </w:r>
          </w:p>
        </w:tc>
        <w:tc>
          <w:tcPr>
            <w:tcW w:w="807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Φ10倒角刀</w:t>
            </w:r>
          </w:p>
        </w:tc>
        <w:tc>
          <w:tcPr>
            <w:tcW w:w="752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2000</w:t>
            </w:r>
          </w:p>
        </w:tc>
        <w:tc>
          <w:tcPr>
            <w:tcW w:w="1024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48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.83</w:t>
            </w:r>
          </w:p>
        </w:tc>
        <w:tc>
          <w:tcPr>
            <w:tcW w:w="92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1000</w:t>
            </w:r>
          </w:p>
        </w:tc>
        <w:tc>
          <w:tcPr>
            <w:tcW w:w="1486" w:type="dxa"/>
            <w:gridSpan w:val="4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6</w:t>
            </w:r>
          </w:p>
        </w:tc>
        <w:tc>
          <w:tcPr>
            <w:tcW w:w="621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</w:t>
            </w:r>
          </w:p>
        </w:tc>
        <w:tc>
          <w:tcPr>
            <w:tcW w:w="80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0</w:t>
            </w:r>
          </w:p>
        </w:tc>
        <w:tc>
          <w:tcPr>
            <w:tcW w:w="81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625" w:hRule="exact"/>
          <w:jc w:val="center"/>
        </w:trPr>
        <w:tc>
          <w:tcPr>
            <w:tcW w:w="53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7</w:t>
            </w:r>
          </w:p>
        </w:tc>
        <w:tc>
          <w:tcPr>
            <w:tcW w:w="85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手动攻螺纹</w:t>
            </w:r>
          </w:p>
        </w:tc>
        <w:tc>
          <w:tcPr>
            <w:tcW w:w="807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Φ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10丝锥</w:t>
            </w:r>
          </w:p>
        </w:tc>
        <w:tc>
          <w:tcPr>
            <w:tcW w:w="752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024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92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486" w:type="dxa"/>
            <w:gridSpan w:val="4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621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81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49" w:hRule="exact"/>
          <w:jc w:val="center"/>
        </w:trPr>
        <w:tc>
          <w:tcPr>
            <w:tcW w:w="3496" w:type="dxa"/>
            <w:gridSpan w:val="5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405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设计（日期）</w:t>
            </w:r>
          </w:p>
        </w:tc>
        <w:tc>
          <w:tcPr>
            <w:tcW w:w="1486" w:type="dxa"/>
            <w:gridSpan w:val="4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校对</w:t>
            </w:r>
          </w:p>
        </w:tc>
        <w:tc>
          <w:tcPr>
            <w:tcW w:w="621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审核</w:t>
            </w:r>
          </w:p>
        </w:tc>
        <w:tc>
          <w:tcPr>
            <w:tcW w:w="80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标准化</w:t>
            </w:r>
          </w:p>
        </w:tc>
        <w:tc>
          <w:tcPr>
            <w:tcW w:w="810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会签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trHeight w:val="425" w:hRule="exact"/>
          <w:jc w:val="center"/>
        </w:trPr>
        <w:tc>
          <w:tcPr>
            <w:tcW w:w="3496" w:type="dxa"/>
            <w:gridSpan w:val="5"/>
            <w:tcBorders>
              <w:bottom w:val="single" w:color="auto" w:sz="12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405" w:type="dxa"/>
            <w:gridSpan w:val="2"/>
            <w:tcBorders>
              <w:bottom w:val="single" w:color="auto" w:sz="12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20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20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/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4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/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20</w:t>
            </w:r>
          </w:p>
        </w:tc>
        <w:tc>
          <w:tcPr>
            <w:tcW w:w="1486" w:type="dxa"/>
            <w:gridSpan w:val="4"/>
            <w:tcBorders>
              <w:bottom w:val="single" w:color="auto" w:sz="12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621" w:type="dxa"/>
            <w:tcBorders>
              <w:bottom w:val="single" w:color="auto" w:sz="12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800" w:type="dxa"/>
            <w:tcBorders>
              <w:bottom w:val="single" w:color="auto" w:sz="12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810" w:type="dxa"/>
            <w:tcBorders>
              <w:bottom w:val="single" w:color="auto" w:sz="12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</w:tr>
    </w:tbl>
    <w:p>
      <w:pPr>
        <w:jc w:val="center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表格2-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</w:rPr>
        <w:instrText xml:space="preserve"> SEQ 表格2- \* ARABIC </w:instrTex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separate"/>
      </w:r>
      <w:r>
        <w:rPr>
          <w:rFonts w:hint="default" w:ascii="Times New Roman" w:hAnsi="Times New Roman" w:eastAsia="宋体" w:cs="Times New Roman"/>
          <w:sz w:val="24"/>
          <w:szCs w:val="24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</w:rPr>
        <w:fldChar w:fldCharType="end"/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反面加工工序卡</w:t>
      </w:r>
    </w:p>
    <w:tbl>
      <w:tblPr>
        <w:tblStyle w:val="15"/>
        <w:tblW w:w="8504" w:type="dxa"/>
        <w:jc w:val="center"/>
        <w:tblInd w:w="0" w:type="dxa"/>
        <w:tblBorders>
          <w:top w:val="single" w:color="auto" w:sz="12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58"/>
        <w:gridCol w:w="1468"/>
        <w:gridCol w:w="1657"/>
        <w:gridCol w:w="614"/>
        <w:gridCol w:w="145"/>
        <w:gridCol w:w="522"/>
        <w:gridCol w:w="143"/>
        <w:gridCol w:w="257"/>
        <w:gridCol w:w="313"/>
        <w:gridCol w:w="247"/>
        <w:gridCol w:w="294"/>
        <w:gridCol w:w="206"/>
        <w:gridCol w:w="255"/>
        <w:gridCol w:w="238"/>
        <w:gridCol w:w="638"/>
        <w:gridCol w:w="549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exact"/>
          <w:jc w:val="center"/>
        </w:trPr>
        <w:tc>
          <w:tcPr>
            <w:tcW w:w="4697" w:type="dxa"/>
            <w:gridSpan w:val="4"/>
            <w:vMerge w:val="restart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零件反面加工工序卡</w:t>
            </w:r>
          </w:p>
        </w:tc>
        <w:tc>
          <w:tcPr>
            <w:tcW w:w="1067" w:type="dxa"/>
            <w:gridSpan w:val="4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零件图号</w:t>
            </w:r>
          </w:p>
        </w:tc>
        <w:tc>
          <w:tcPr>
            <w:tcW w:w="1553" w:type="dxa"/>
            <w:gridSpan w:val="6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187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6" w:hRule="exact"/>
          <w:jc w:val="center"/>
        </w:trPr>
        <w:tc>
          <w:tcPr>
            <w:tcW w:w="4697" w:type="dxa"/>
            <w:gridSpan w:val="4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067" w:type="dxa"/>
            <w:gridSpan w:val="4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零件名称</w:t>
            </w:r>
          </w:p>
        </w:tc>
        <w:tc>
          <w:tcPr>
            <w:tcW w:w="1553" w:type="dxa"/>
            <w:gridSpan w:val="6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四角凸台</w:t>
            </w:r>
          </w:p>
        </w:tc>
        <w:tc>
          <w:tcPr>
            <w:tcW w:w="638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共1页</w:t>
            </w:r>
          </w:p>
        </w:tc>
        <w:tc>
          <w:tcPr>
            <w:tcW w:w="54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第1页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598" w:hRule="exact"/>
          <w:jc w:val="center"/>
        </w:trPr>
        <w:tc>
          <w:tcPr>
            <w:tcW w:w="4842" w:type="dxa"/>
            <w:gridSpan w:val="5"/>
            <w:vMerge w:val="restart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drawing>
                <wp:anchor distT="0" distB="0" distL="114935" distR="114935" simplePos="0" relativeHeight="251741184" behindDoc="0" locked="0" layoutInCell="1" allowOverlap="1">
                  <wp:simplePos x="0" y="0"/>
                  <wp:positionH relativeFrom="column">
                    <wp:posOffset>196215</wp:posOffset>
                  </wp:positionH>
                  <wp:positionV relativeFrom="paragraph">
                    <wp:posOffset>306070</wp:posOffset>
                  </wp:positionV>
                  <wp:extent cx="2822575" cy="2943225"/>
                  <wp:effectExtent l="0" t="0" r="12065" b="13335"/>
                  <wp:wrapSquare wrapText="bothSides"/>
                  <wp:docPr id="56" name="图片 7" descr="C:\Users\Administrator\Desktop\xy\图片\OXYLMT7QL4_Q6_3}S1((DOX.pngOXYLMT7QL4_Q6_3}S1((DO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7" descr="C:\Users\Administrator\Desktop\xy\图片\OXYLMT7QL4_Q6_3}S1((DOX.pngOXYLMT7QL4_Q6_3}S1((DOX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575" cy="294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工序简图</w:t>
            </w:r>
          </w:p>
        </w:tc>
        <w:tc>
          <w:tcPr>
            <w:tcW w:w="922" w:type="dxa"/>
            <w:gridSpan w:val="3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车间</w:t>
            </w: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间</w:t>
            </w:r>
          </w:p>
        </w:tc>
        <w:tc>
          <w:tcPr>
            <w:tcW w:w="1315" w:type="dxa"/>
            <w:gridSpan w:val="5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工序号</w:t>
            </w:r>
          </w:p>
        </w:tc>
        <w:tc>
          <w:tcPr>
            <w:tcW w:w="876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工序名称</w:t>
            </w: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名称</w:t>
            </w:r>
          </w:p>
        </w:tc>
        <w:tc>
          <w:tcPr>
            <w:tcW w:w="54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材料牌号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" w:hRule="exact"/>
          <w:jc w:val="center"/>
        </w:trPr>
        <w:tc>
          <w:tcPr>
            <w:tcW w:w="4842" w:type="dxa"/>
            <w:gridSpan w:val="5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922" w:type="dxa"/>
            <w:gridSpan w:val="3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加工</w:t>
            </w:r>
          </w:p>
        </w:tc>
        <w:tc>
          <w:tcPr>
            <w:tcW w:w="1315" w:type="dxa"/>
            <w:gridSpan w:val="5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002</w:t>
            </w:r>
          </w:p>
        </w:tc>
        <w:tc>
          <w:tcPr>
            <w:tcW w:w="876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加工反面</w:t>
            </w: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表面</w:t>
            </w:r>
          </w:p>
        </w:tc>
        <w:tc>
          <w:tcPr>
            <w:tcW w:w="54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45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4" w:hRule="exact"/>
          <w:jc w:val="center"/>
        </w:trPr>
        <w:tc>
          <w:tcPr>
            <w:tcW w:w="4842" w:type="dxa"/>
            <w:gridSpan w:val="5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922" w:type="dxa"/>
            <w:gridSpan w:val="3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毛坯种类</w:t>
            </w: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种类</w:t>
            </w:r>
          </w:p>
        </w:tc>
        <w:tc>
          <w:tcPr>
            <w:tcW w:w="1315" w:type="dxa"/>
            <w:gridSpan w:val="5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毛坯尺寸</w:t>
            </w:r>
          </w:p>
        </w:tc>
        <w:tc>
          <w:tcPr>
            <w:tcW w:w="876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毛坯可制件数</w:t>
            </w:r>
          </w:p>
        </w:tc>
        <w:tc>
          <w:tcPr>
            <w:tcW w:w="54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每台件数</w:t>
            </w: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件数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4" w:hRule="exact"/>
          <w:jc w:val="center"/>
        </w:trPr>
        <w:tc>
          <w:tcPr>
            <w:tcW w:w="4842" w:type="dxa"/>
            <w:gridSpan w:val="5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922" w:type="dxa"/>
            <w:gridSpan w:val="3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4"/>
                <w:szCs w:val="24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钢</w:t>
            </w:r>
          </w:p>
        </w:tc>
        <w:tc>
          <w:tcPr>
            <w:tcW w:w="1315" w:type="dxa"/>
            <w:gridSpan w:val="5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150×120×50</w:t>
            </w:r>
          </w:p>
        </w:tc>
        <w:tc>
          <w:tcPr>
            <w:tcW w:w="876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</w:t>
            </w:r>
          </w:p>
        </w:tc>
        <w:tc>
          <w:tcPr>
            <w:tcW w:w="54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6" w:hRule="exact"/>
          <w:jc w:val="center"/>
        </w:trPr>
        <w:tc>
          <w:tcPr>
            <w:tcW w:w="4842" w:type="dxa"/>
            <w:gridSpan w:val="5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922" w:type="dxa"/>
            <w:gridSpan w:val="3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设备名称</w:t>
            </w: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名称</w:t>
            </w:r>
          </w:p>
        </w:tc>
        <w:tc>
          <w:tcPr>
            <w:tcW w:w="1315" w:type="dxa"/>
            <w:gridSpan w:val="5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设备型号</w:t>
            </w: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型号</w:t>
            </w:r>
          </w:p>
        </w:tc>
        <w:tc>
          <w:tcPr>
            <w:tcW w:w="876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设备编号</w:t>
            </w: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编号</w:t>
            </w:r>
          </w:p>
        </w:tc>
        <w:tc>
          <w:tcPr>
            <w:tcW w:w="54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同时加工件数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0" w:hRule="exact"/>
          <w:jc w:val="center"/>
        </w:trPr>
        <w:tc>
          <w:tcPr>
            <w:tcW w:w="4842" w:type="dxa"/>
            <w:gridSpan w:val="5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922" w:type="dxa"/>
            <w:gridSpan w:val="3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加工中心</w:t>
            </w: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中心</w:t>
            </w:r>
          </w:p>
        </w:tc>
        <w:tc>
          <w:tcPr>
            <w:tcW w:w="1315" w:type="dxa"/>
            <w:gridSpan w:val="5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AVL650e</w:t>
            </w:r>
          </w:p>
        </w:tc>
        <w:tc>
          <w:tcPr>
            <w:tcW w:w="876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1号机床</w:t>
            </w:r>
          </w:p>
        </w:tc>
        <w:tc>
          <w:tcPr>
            <w:tcW w:w="54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650" w:hRule="exact"/>
          <w:jc w:val="center"/>
        </w:trPr>
        <w:tc>
          <w:tcPr>
            <w:tcW w:w="4842" w:type="dxa"/>
            <w:gridSpan w:val="5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982" w:type="dxa"/>
            <w:gridSpan w:val="7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夹具编号</w:t>
            </w:r>
          </w:p>
        </w:tc>
        <w:tc>
          <w:tcPr>
            <w:tcW w:w="1131" w:type="dxa"/>
            <w:gridSpan w:val="3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夹具名称</w:t>
            </w:r>
          </w:p>
        </w:tc>
        <w:tc>
          <w:tcPr>
            <w:tcW w:w="54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切削液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2" w:hRule="exact"/>
          <w:jc w:val="center"/>
        </w:trPr>
        <w:tc>
          <w:tcPr>
            <w:tcW w:w="4842" w:type="dxa"/>
            <w:gridSpan w:val="5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982" w:type="dxa"/>
            <w:gridSpan w:val="7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QH160</w:t>
            </w:r>
          </w:p>
        </w:tc>
        <w:tc>
          <w:tcPr>
            <w:tcW w:w="1131" w:type="dxa"/>
            <w:gridSpan w:val="3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平口钳</w:t>
            </w:r>
          </w:p>
        </w:tc>
        <w:tc>
          <w:tcPr>
            <w:tcW w:w="54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乳化液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  <w:jc w:val="center"/>
        </w:trPr>
        <w:tc>
          <w:tcPr>
            <w:tcW w:w="4842" w:type="dxa"/>
            <w:gridSpan w:val="5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776" w:type="dxa"/>
            <w:gridSpan w:val="6"/>
            <w:vMerge w:val="restart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工位器具编号</w:t>
            </w:r>
          </w:p>
        </w:tc>
        <w:tc>
          <w:tcPr>
            <w:tcW w:w="699" w:type="dxa"/>
            <w:gridSpan w:val="3"/>
            <w:vMerge w:val="restart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工位器具名称</w:t>
            </w:r>
          </w:p>
        </w:tc>
        <w:tc>
          <w:tcPr>
            <w:tcW w:w="1187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工序工时（分）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2" w:hRule="exact"/>
          <w:jc w:val="center"/>
        </w:trPr>
        <w:tc>
          <w:tcPr>
            <w:tcW w:w="4842" w:type="dxa"/>
            <w:gridSpan w:val="5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776" w:type="dxa"/>
            <w:gridSpan w:val="6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699" w:type="dxa"/>
            <w:gridSpan w:val="3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638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准终</w:t>
            </w:r>
          </w:p>
        </w:tc>
        <w:tc>
          <w:tcPr>
            <w:tcW w:w="54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件数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6" w:hRule="exact"/>
          <w:jc w:val="center"/>
        </w:trPr>
        <w:tc>
          <w:tcPr>
            <w:tcW w:w="4842" w:type="dxa"/>
            <w:gridSpan w:val="5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776" w:type="dxa"/>
            <w:gridSpan w:val="6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</w:t>
            </w:r>
          </w:p>
        </w:tc>
        <w:tc>
          <w:tcPr>
            <w:tcW w:w="699" w:type="dxa"/>
            <w:gridSpan w:val="3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平口钳</w:t>
            </w:r>
          </w:p>
        </w:tc>
        <w:tc>
          <w:tcPr>
            <w:tcW w:w="638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54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6" w:hRule="exact"/>
          <w:jc w:val="center"/>
        </w:trPr>
        <w:tc>
          <w:tcPr>
            <w:tcW w:w="958" w:type="dxa"/>
            <w:vMerge w:val="restart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工步号</w:t>
            </w:r>
          </w:p>
        </w:tc>
        <w:tc>
          <w:tcPr>
            <w:tcW w:w="1468" w:type="dxa"/>
            <w:vMerge w:val="restart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工步</w:t>
            </w:r>
          </w:p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内容</w:t>
            </w:r>
          </w:p>
        </w:tc>
        <w:tc>
          <w:tcPr>
            <w:tcW w:w="1657" w:type="dxa"/>
            <w:vMerge w:val="restart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工艺装备</w:t>
            </w:r>
          </w:p>
        </w:tc>
        <w:tc>
          <w:tcPr>
            <w:tcW w:w="614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主轴转速</w:t>
            </w:r>
          </w:p>
        </w:tc>
        <w:tc>
          <w:tcPr>
            <w:tcW w:w="810" w:type="dxa"/>
            <w:gridSpan w:val="3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切削速度</w:t>
            </w:r>
          </w:p>
        </w:tc>
        <w:tc>
          <w:tcPr>
            <w:tcW w:w="817" w:type="dxa"/>
            <w:gridSpan w:val="3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进给量</w:t>
            </w:r>
          </w:p>
        </w:tc>
        <w:tc>
          <w:tcPr>
            <w:tcW w:w="500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背吃刀量</w:t>
            </w:r>
          </w:p>
        </w:tc>
        <w:tc>
          <w:tcPr>
            <w:tcW w:w="493" w:type="dxa"/>
            <w:gridSpan w:val="2"/>
            <w:vMerge w:val="restart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进给次数</w:t>
            </w:r>
          </w:p>
        </w:tc>
        <w:tc>
          <w:tcPr>
            <w:tcW w:w="1187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切削余量mm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6" w:hRule="exact"/>
          <w:jc w:val="center"/>
        </w:trPr>
        <w:tc>
          <w:tcPr>
            <w:tcW w:w="958" w:type="dxa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468" w:type="dxa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657" w:type="dxa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614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r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/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mm</w:t>
            </w:r>
          </w:p>
        </w:tc>
        <w:tc>
          <w:tcPr>
            <w:tcW w:w="810" w:type="dxa"/>
            <w:gridSpan w:val="3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m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/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min</w:t>
            </w:r>
          </w:p>
        </w:tc>
        <w:tc>
          <w:tcPr>
            <w:tcW w:w="817" w:type="dxa"/>
            <w:gridSpan w:val="3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mm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/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min</w:t>
            </w:r>
          </w:p>
        </w:tc>
        <w:tc>
          <w:tcPr>
            <w:tcW w:w="500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mm</w:t>
            </w:r>
          </w:p>
        </w:tc>
        <w:tc>
          <w:tcPr>
            <w:tcW w:w="493" w:type="dxa"/>
            <w:gridSpan w:val="2"/>
            <w:vMerge w:val="continue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638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底面</w:t>
            </w:r>
          </w:p>
        </w:tc>
        <w:tc>
          <w:tcPr>
            <w:tcW w:w="54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侧壁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exact"/>
          <w:jc w:val="center"/>
        </w:trPr>
        <w:tc>
          <w:tcPr>
            <w:tcW w:w="958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1468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开粗</w:t>
            </w:r>
          </w:p>
        </w:tc>
        <w:tc>
          <w:tcPr>
            <w:tcW w:w="1657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Φ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10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立铣刀</w:t>
            </w:r>
          </w:p>
        </w:tc>
        <w:tc>
          <w:tcPr>
            <w:tcW w:w="614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2500</w:t>
            </w:r>
          </w:p>
        </w:tc>
        <w:tc>
          <w:tcPr>
            <w:tcW w:w="810" w:type="dxa"/>
            <w:gridSpan w:val="3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47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.075</w:t>
            </w:r>
          </w:p>
        </w:tc>
        <w:tc>
          <w:tcPr>
            <w:tcW w:w="817" w:type="dxa"/>
            <w:gridSpan w:val="3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2000</w:t>
            </w:r>
          </w:p>
        </w:tc>
        <w:tc>
          <w:tcPr>
            <w:tcW w:w="500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</w:t>
            </w:r>
          </w:p>
        </w:tc>
        <w:tc>
          <w:tcPr>
            <w:tcW w:w="493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22</w:t>
            </w:r>
          </w:p>
        </w:tc>
        <w:tc>
          <w:tcPr>
            <w:tcW w:w="638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0.5</w:t>
            </w:r>
          </w:p>
        </w:tc>
        <w:tc>
          <w:tcPr>
            <w:tcW w:w="54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0.3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exact"/>
          <w:jc w:val="center"/>
        </w:trPr>
        <w:tc>
          <w:tcPr>
            <w:tcW w:w="958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1468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二次开粗</w:t>
            </w:r>
          </w:p>
        </w:tc>
        <w:tc>
          <w:tcPr>
            <w:tcW w:w="1657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Φ8立铣刀</w:t>
            </w:r>
          </w:p>
        </w:tc>
        <w:tc>
          <w:tcPr>
            <w:tcW w:w="614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3500</w:t>
            </w:r>
          </w:p>
        </w:tc>
        <w:tc>
          <w:tcPr>
            <w:tcW w:w="810" w:type="dxa"/>
            <w:gridSpan w:val="3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48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.962</w:t>
            </w:r>
          </w:p>
        </w:tc>
        <w:tc>
          <w:tcPr>
            <w:tcW w:w="817" w:type="dxa"/>
            <w:gridSpan w:val="3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1000</w:t>
            </w:r>
          </w:p>
        </w:tc>
        <w:tc>
          <w:tcPr>
            <w:tcW w:w="500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</w:t>
            </w:r>
          </w:p>
        </w:tc>
        <w:tc>
          <w:tcPr>
            <w:tcW w:w="493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22</w:t>
            </w:r>
          </w:p>
        </w:tc>
        <w:tc>
          <w:tcPr>
            <w:tcW w:w="638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0.5</w:t>
            </w:r>
          </w:p>
        </w:tc>
        <w:tc>
          <w:tcPr>
            <w:tcW w:w="54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0.3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exact"/>
          <w:jc w:val="center"/>
        </w:trPr>
        <w:tc>
          <w:tcPr>
            <w:tcW w:w="958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3</w:t>
            </w:r>
          </w:p>
        </w:tc>
        <w:tc>
          <w:tcPr>
            <w:tcW w:w="1468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精加工底面</w:t>
            </w:r>
          </w:p>
        </w:tc>
        <w:tc>
          <w:tcPr>
            <w:tcW w:w="1657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Φ8立铣刀</w:t>
            </w:r>
          </w:p>
        </w:tc>
        <w:tc>
          <w:tcPr>
            <w:tcW w:w="614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2000</w:t>
            </w:r>
          </w:p>
        </w:tc>
        <w:tc>
          <w:tcPr>
            <w:tcW w:w="810" w:type="dxa"/>
            <w:gridSpan w:val="3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48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.962</w:t>
            </w:r>
          </w:p>
        </w:tc>
        <w:tc>
          <w:tcPr>
            <w:tcW w:w="817" w:type="dxa"/>
            <w:gridSpan w:val="3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500</w:t>
            </w:r>
          </w:p>
        </w:tc>
        <w:tc>
          <w:tcPr>
            <w:tcW w:w="500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0.5</w:t>
            </w:r>
          </w:p>
        </w:tc>
        <w:tc>
          <w:tcPr>
            <w:tcW w:w="493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</w:t>
            </w:r>
          </w:p>
        </w:tc>
        <w:tc>
          <w:tcPr>
            <w:tcW w:w="638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0</w:t>
            </w:r>
          </w:p>
        </w:tc>
        <w:tc>
          <w:tcPr>
            <w:tcW w:w="54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0.5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exact"/>
          <w:jc w:val="center"/>
        </w:trPr>
        <w:tc>
          <w:tcPr>
            <w:tcW w:w="958" w:type="dxa"/>
            <w:tcBorders>
              <w:top w:val="single" w:color="auto" w:sz="4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4</w:t>
            </w:r>
          </w:p>
        </w:tc>
        <w:tc>
          <w:tcPr>
            <w:tcW w:w="1468" w:type="dxa"/>
            <w:tcBorders>
              <w:top w:val="single" w:color="auto" w:sz="4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精加工侧壁</w:t>
            </w:r>
          </w:p>
        </w:tc>
        <w:tc>
          <w:tcPr>
            <w:tcW w:w="1657" w:type="dxa"/>
            <w:tcBorders>
              <w:top w:val="single" w:color="auto" w:sz="4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Φ8立铣刀</w:t>
            </w:r>
          </w:p>
        </w:tc>
        <w:tc>
          <w:tcPr>
            <w:tcW w:w="614" w:type="dxa"/>
            <w:tcBorders>
              <w:top w:val="single" w:color="auto" w:sz="4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2000</w:t>
            </w:r>
          </w:p>
        </w:tc>
        <w:tc>
          <w:tcPr>
            <w:tcW w:w="810" w:type="dxa"/>
            <w:gridSpan w:val="3"/>
            <w:tcBorders>
              <w:top w:val="single" w:color="auto" w:sz="4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48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.962</w:t>
            </w:r>
          </w:p>
        </w:tc>
        <w:tc>
          <w:tcPr>
            <w:tcW w:w="817" w:type="dxa"/>
            <w:gridSpan w:val="3"/>
            <w:tcBorders>
              <w:top w:val="single" w:color="auto" w:sz="4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500</w:t>
            </w:r>
          </w:p>
        </w:tc>
        <w:tc>
          <w:tcPr>
            <w:tcW w:w="500" w:type="dxa"/>
            <w:gridSpan w:val="2"/>
            <w:tcBorders>
              <w:top w:val="single" w:color="auto" w:sz="4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6</w:t>
            </w:r>
          </w:p>
        </w:tc>
        <w:tc>
          <w:tcPr>
            <w:tcW w:w="493" w:type="dxa"/>
            <w:gridSpan w:val="2"/>
            <w:tcBorders>
              <w:top w:val="single" w:color="auto" w:sz="4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4</w:t>
            </w:r>
          </w:p>
        </w:tc>
        <w:tc>
          <w:tcPr>
            <w:tcW w:w="638" w:type="dxa"/>
            <w:tcBorders>
              <w:top w:val="single" w:color="auto" w:sz="4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0</w:t>
            </w:r>
          </w:p>
        </w:tc>
        <w:tc>
          <w:tcPr>
            <w:tcW w:w="549" w:type="dxa"/>
            <w:tcBorders>
              <w:top w:val="single" w:color="auto" w:sz="4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exact"/>
          <w:jc w:val="center"/>
        </w:trPr>
        <w:tc>
          <w:tcPr>
            <w:tcW w:w="958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5</w:t>
            </w:r>
          </w:p>
        </w:tc>
        <w:tc>
          <w:tcPr>
            <w:tcW w:w="1468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倒角</w:t>
            </w:r>
          </w:p>
        </w:tc>
        <w:tc>
          <w:tcPr>
            <w:tcW w:w="1657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Φ10倒角刀</w:t>
            </w:r>
          </w:p>
        </w:tc>
        <w:tc>
          <w:tcPr>
            <w:tcW w:w="614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2000</w:t>
            </w:r>
          </w:p>
        </w:tc>
        <w:tc>
          <w:tcPr>
            <w:tcW w:w="810" w:type="dxa"/>
            <w:gridSpan w:val="3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47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.83</w:t>
            </w:r>
          </w:p>
        </w:tc>
        <w:tc>
          <w:tcPr>
            <w:tcW w:w="817" w:type="dxa"/>
            <w:gridSpan w:val="3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1000</w:t>
            </w:r>
          </w:p>
        </w:tc>
        <w:tc>
          <w:tcPr>
            <w:tcW w:w="500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6</w:t>
            </w:r>
          </w:p>
        </w:tc>
        <w:tc>
          <w:tcPr>
            <w:tcW w:w="493" w:type="dxa"/>
            <w:gridSpan w:val="2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1</w:t>
            </w:r>
          </w:p>
        </w:tc>
        <w:tc>
          <w:tcPr>
            <w:tcW w:w="638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0</w:t>
            </w:r>
          </w:p>
        </w:tc>
        <w:tc>
          <w:tcPr>
            <w:tcW w:w="549" w:type="dxa"/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8" w:hRule="exact"/>
          <w:jc w:val="center"/>
        </w:trPr>
        <w:tc>
          <w:tcPr>
            <w:tcW w:w="4083" w:type="dxa"/>
            <w:gridSpan w:val="3"/>
            <w:tcBorders>
              <w:bottom w:val="single" w:color="auto" w:sz="12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281" w:type="dxa"/>
            <w:gridSpan w:val="3"/>
            <w:tcBorders>
              <w:bottom w:val="single" w:color="auto" w:sz="12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设计（日期）</w:t>
            </w:r>
          </w:p>
        </w:tc>
        <w:tc>
          <w:tcPr>
            <w:tcW w:w="713" w:type="dxa"/>
            <w:gridSpan w:val="3"/>
            <w:tcBorders>
              <w:bottom w:val="single" w:color="auto" w:sz="12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校对</w:t>
            </w:r>
          </w:p>
        </w:tc>
        <w:tc>
          <w:tcPr>
            <w:tcW w:w="747" w:type="dxa"/>
            <w:gridSpan w:val="3"/>
            <w:tcBorders>
              <w:bottom w:val="single" w:color="auto" w:sz="12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审核</w:t>
            </w:r>
          </w:p>
        </w:tc>
        <w:tc>
          <w:tcPr>
            <w:tcW w:w="493" w:type="dxa"/>
            <w:gridSpan w:val="2"/>
            <w:tcBorders>
              <w:bottom w:val="single" w:color="auto" w:sz="12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标准化</w:t>
            </w:r>
          </w:p>
        </w:tc>
        <w:tc>
          <w:tcPr>
            <w:tcW w:w="1187" w:type="dxa"/>
            <w:gridSpan w:val="2"/>
            <w:tcBorders>
              <w:bottom w:val="single" w:color="auto" w:sz="12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会签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exact"/>
          <w:jc w:val="center"/>
        </w:trPr>
        <w:tc>
          <w:tcPr>
            <w:tcW w:w="4083" w:type="dxa"/>
            <w:gridSpan w:val="3"/>
            <w:tcBorders>
              <w:bottom w:val="single" w:color="auto" w:sz="12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281" w:type="dxa"/>
            <w:gridSpan w:val="3"/>
            <w:tcBorders>
              <w:bottom w:val="single" w:color="auto" w:sz="12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20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20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/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4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</w:rPr>
              <w:t>/</w:t>
            </w:r>
            <w:r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  <w:t>20</w:t>
            </w:r>
          </w:p>
        </w:tc>
        <w:tc>
          <w:tcPr>
            <w:tcW w:w="713" w:type="dxa"/>
            <w:gridSpan w:val="3"/>
            <w:tcBorders>
              <w:bottom w:val="single" w:color="auto" w:sz="12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747" w:type="dxa"/>
            <w:gridSpan w:val="3"/>
            <w:tcBorders>
              <w:bottom w:val="single" w:color="auto" w:sz="12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493" w:type="dxa"/>
            <w:gridSpan w:val="2"/>
            <w:tcBorders>
              <w:bottom w:val="single" w:color="auto" w:sz="12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  <w:tc>
          <w:tcPr>
            <w:tcW w:w="1187" w:type="dxa"/>
            <w:gridSpan w:val="2"/>
            <w:tcBorders>
              <w:bottom w:val="single" w:color="auto" w:sz="12" w:space="0"/>
            </w:tcBorders>
            <w:vAlign w:val="center"/>
          </w:tcPr>
          <w:p>
            <w:pPr>
              <w:pStyle w:val="21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24"/>
                <w:szCs w:val="24"/>
              </w:rPr>
            </w:pPr>
          </w:p>
        </w:tc>
      </w:tr>
    </w:tbl>
    <w:p>
      <w:pPr>
        <w:ind w:left="0" w:leftChars="0" w:firstLine="0" w:firstLineChars="0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</w:rPr>
      </w:pPr>
      <w:bookmarkStart w:id="46" w:name="_Toc9133"/>
      <w:bookmarkStart w:id="47" w:name="_Toc25603222"/>
      <w:bookmarkStart w:id="48" w:name="_Toc25603017"/>
      <w:bookmarkStart w:id="49" w:name="_Toc31692"/>
      <w: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  <w:t>第三章 NX</w:t>
      </w:r>
      <w:r>
        <w:rPr>
          <w:rFonts w:hint="default" w:ascii="Times New Roman" w:hAnsi="Times New Roman" w:eastAsia="宋体" w:cs="Times New Roman"/>
          <w:sz w:val="32"/>
          <w:szCs w:val="32"/>
        </w:rPr>
        <w:t>自动编程</w:t>
      </w:r>
      <w:bookmarkEnd w:id="46"/>
      <w:bookmarkEnd w:id="47"/>
      <w:bookmarkEnd w:id="48"/>
      <w:bookmarkEnd w:id="49"/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textAlignment w:val="auto"/>
        <w:rPr>
          <w:rFonts w:hint="default" w:ascii="Times New Roman" w:hAnsi="Times New Roman" w:eastAsia="宋体" w:cs="Times New Roman"/>
        </w:rPr>
      </w:pPr>
      <w:bookmarkStart w:id="50" w:name="_Toc2903"/>
      <w:bookmarkStart w:id="51" w:name="_Toc25603223"/>
      <w:bookmarkStart w:id="52" w:name="_Toc25603018"/>
      <w:bookmarkStart w:id="53" w:name="_Toc23386"/>
      <w:r>
        <w:rPr>
          <w:rFonts w:hint="default" w:ascii="Times New Roman" w:hAnsi="Times New Roman" w:eastAsia="宋体" w:cs="Times New Roman"/>
          <w:lang w:val="en-US" w:eastAsia="zh-CN"/>
        </w:rPr>
        <w:t>3</w:t>
      </w:r>
      <w:r>
        <w:rPr>
          <w:rFonts w:hint="default" w:ascii="Times New Roman" w:hAnsi="Times New Roman" w:eastAsia="宋体" w:cs="Times New Roman"/>
        </w:rPr>
        <w:t>.1</w:t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</w:rPr>
        <w:t>公差处理</w:t>
      </w:r>
      <w:bookmarkEnd w:id="50"/>
      <w:bookmarkEnd w:id="51"/>
      <w:bookmarkEnd w:id="52"/>
      <w:bookmarkEnd w:id="5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56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图纸</w:t>
      </w:r>
      <w:r>
        <w:rPr>
          <w:rFonts w:hint="default" w:ascii="Times New Roman" w:hAnsi="Times New Roman" w:eastAsia="宋体" w:cs="Times New Roman"/>
          <w:lang w:val="en-US" w:eastAsia="zh-CN"/>
        </w:rPr>
        <w:t>的</w:t>
      </w:r>
      <w:r>
        <w:rPr>
          <w:rFonts w:hint="default" w:ascii="Times New Roman" w:hAnsi="Times New Roman" w:eastAsia="宋体" w:cs="Times New Roman"/>
        </w:rPr>
        <w:t>要求与公差分析得知，零件的外形轮廓、</w:t>
      </w:r>
      <w:r>
        <w:rPr>
          <w:rFonts w:hint="default" w:ascii="Times New Roman" w:hAnsi="Times New Roman" w:eastAsia="宋体" w:cs="Times New Roman"/>
          <w:lang w:val="en-US" w:eastAsia="zh-CN"/>
        </w:rPr>
        <w:t>凹</w:t>
      </w:r>
      <w:r>
        <w:rPr>
          <w:rFonts w:hint="default" w:ascii="Times New Roman" w:hAnsi="Times New Roman" w:eastAsia="宋体" w:cs="Times New Roman"/>
        </w:rPr>
        <w:t>槽、凸台等特征的尺寸公差要求不一</w:t>
      </w:r>
      <w:r>
        <w:rPr>
          <w:rFonts w:hint="default" w:ascii="Times New Roman" w:hAnsi="Times New Roman" w:eastAsia="宋体" w:cs="Times New Roman"/>
          <w:lang w:val="en-US" w:eastAsia="zh-CN"/>
        </w:rPr>
        <w:t>样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lang w:val="en-US" w:eastAsia="zh-CN"/>
        </w:rPr>
        <w:t>所以我们需要</w:t>
      </w:r>
      <w:r>
        <w:rPr>
          <w:rFonts w:hint="default" w:ascii="Times New Roman" w:hAnsi="Times New Roman" w:eastAsia="宋体" w:cs="Times New Roman"/>
        </w:rPr>
        <w:t>对模型进行公差处理，使模型尺寸</w:t>
      </w:r>
      <w:r>
        <w:rPr>
          <w:rFonts w:hint="default" w:ascii="Times New Roman" w:hAnsi="Times New Roman" w:eastAsia="宋体" w:cs="Times New Roman"/>
          <w:lang w:val="en-US" w:eastAsia="zh-CN"/>
        </w:rPr>
        <w:t>尽量</w:t>
      </w:r>
      <w:r>
        <w:rPr>
          <w:rFonts w:hint="default" w:ascii="Times New Roman" w:hAnsi="Times New Roman" w:eastAsia="宋体" w:cs="Times New Roman"/>
        </w:rPr>
        <w:t>达到公差要求的中间值，</w:t>
      </w:r>
      <w:r>
        <w:rPr>
          <w:rFonts w:hint="default" w:ascii="Times New Roman" w:hAnsi="Times New Roman" w:eastAsia="宋体" w:cs="Times New Roman"/>
          <w:lang w:val="en-US" w:eastAsia="zh-CN"/>
        </w:rPr>
        <w:t>才</w:t>
      </w:r>
      <w:r>
        <w:rPr>
          <w:rFonts w:hint="default" w:ascii="Times New Roman" w:hAnsi="Times New Roman" w:eastAsia="宋体" w:cs="Times New Roman"/>
        </w:rPr>
        <w:t>能保证零件精度。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56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零件正、反面的公差处理首先要在加工之前完成</w:t>
      </w:r>
      <w:r>
        <w:rPr>
          <w:rFonts w:hint="default" w:ascii="Times New Roman" w:hAnsi="Times New Roman" w:eastAsia="宋体" w:cs="Times New Roman"/>
        </w:rPr>
        <w:t>。</w:t>
      </w:r>
      <w:r>
        <w:rPr>
          <w:rFonts w:hint="default" w:ascii="Times New Roman" w:hAnsi="Times New Roman" w:eastAsia="宋体" w:cs="Times New Roman"/>
          <w:lang w:val="en-US" w:eastAsia="zh-CN"/>
        </w:rPr>
        <w:t>此</w:t>
      </w:r>
      <w:r>
        <w:rPr>
          <w:rFonts w:hint="default" w:ascii="Times New Roman" w:hAnsi="Times New Roman" w:eastAsia="宋体" w:cs="Times New Roman"/>
        </w:rPr>
        <w:t>零件正、反面的公差处理方式一样</w:t>
      </w:r>
      <w:r>
        <w:rPr>
          <w:rFonts w:hint="eastAsia" w:ascii="Times New Roman" w:hAnsi="Times New Roman" w:cs="Times New Roman"/>
          <w:lang w:eastAsia="zh-CN"/>
        </w:rPr>
        <w:t>，</w:t>
      </w:r>
      <w:r>
        <w:rPr>
          <w:rFonts w:hint="eastAsia" w:ascii="Times New Roman" w:hAnsi="Times New Roman" w:cs="Times New Roman"/>
          <w:lang w:val="en-US" w:eastAsia="zh-CN"/>
        </w:rPr>
        <w:t>在第一章已经边绘制边处理公差，在这里就不重复介绍</w:t>
      </w:r>
      <w:r>
        <w:rPr>
          <w:rFonts w:hint="default" w:ascii="Times New Roman" w:hAnsi="Times New Roman" w:eastAsia="宋体" w:cs="Times New Roman"/>
          <w:lang w:val="en-US" w:eastAsia="zh-CN"/>
        </w:rPr>
        <w:t>。</w:t>
      </w:r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bookmarkStart w:id="54" w:name="_Toc14943"/>
      <w:r>
        <w:rPr>
          <w:rFonts w:hint="default" w:ascii="Times New Roman" w:hAnsi="Times New Roman" w:eastAsia="宋体" w:cs="Times New Roman"/>
          <w:lang w:val="en-US" w:eastAsia="zh-CN"/>
        </w:rPr>
        <w:t>3</w:t>
      </w:r>
      <w:r>
        <w:rPr>
          <w:rFonts w:hint="default" w:ascii="Times New Roman" w:hAnsi="Times New Roman" w:eastAsia="宋体" w:cs="Times New Roman"/>
        </w:rPr>
        <w:t>.</w:t>
      </w:r>
      <w:r>
        <w:rPr>
          <w:rFonts w:hint="eastAsia" w:ascii="Times New Roman" w:hAnsi="Times New Roman" w:eastAsia="宋体" w:cs="Times New Roman"/>
          <w:lang w:val="en-US" w:eastAsia="zh-CN"/>
        </w:rPr>
        <w:t>2 加工的基本设置</w:t>
      </w:r>
      <w:bookmarkEnd w:id="54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jc w:val="left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1</w:t>
      </w:r>
      <w:r>
        <w:rPr>
          <w:rFonts w:hint="eastAsia" w:ascii="Times New Roman" w:hAnsi="Times New Roman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创建</w:t>
      </w:r>
      <w:r>
        <w:rPr>
          <w:rFonts w:hint="default" w:ascii="Times New Roman" w:hAnsi="Times New Roman" w:eastAsia="宋体" w:cs="Times New Roman"/>
          <w:lang w:val="en-US" w:eastAsia="zh-CN"/>
        </w:rPr>
        <w:t>150*120*50mm的</w:t>
      </w:r>
      <w:r>
        <w:rPr>
          <w:rFonts w:hint="eastAsia" w:ascii="Times New Roman" w:hAnsi="Times New Roman" w:cs="Times New Roman"/>
          <w:lang w:val="en-US" w:eastAsia="zh-CN"/>
        </w:rPr>
        <w:t>毛坯</w:t>
      </w:r>
      <w:r>
        <w:rPr>
          <w:rFonts w:hint="default" w:ascii="Times New Roman" w:hAnsi="Times New Roman" w:eastAsia="宋体" w:cs="Times New Roman"/>
          <w:lang w:val="en-US" w:eastAsia="zh-CN"/>
        </w:rPr>
        <w:t>并使其半透明化</w:t>
      </w:r>
      <w:r>
        <w:rPr>
          <w:rFonts w:hint="default" w:ascii="Times New Roman" w:hAnsi="Times New Roman" w:eastAsia="宋体" w:cs="Times New Roman"/>
        </w:rPr>
        <w:t>、选择加工环境、创建所需要的刀具，</w:t>
      </w:r>
      <w:r>
        <w:rPr>
          <w:rFonts w:hint="default" w:ascii="Times New Roman" w:hAnsi="Times New Roman" w:eastAsia="宋体" w:cs="Times New Roman"/>
          <w:lang w:val="en-US" w:eastAsia="zh-CN"/>
        </w:rPr>
        <w:t>其过程如图3-1～图3-4所示。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0" w:firstLineChar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492375" cy="2080895"/>
            <wp:effectExtent l="0" t="0" r="6985" b="6985"/>
            <wp:docPr id="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1494790" cy="2919095"/>
            <wp:effectExtent l="0" t="0" r="13970" b="698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94845" cy="291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0" w:firstLineChar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 图3-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图3-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创建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毛坯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          图3-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图3-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2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选择加工环境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0" w:firstLineChars="0"/>
        <w:jc w:val="center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204720" cy="2875280"/>
            <wp:effectExtent l="0" t="0" r="5080" b="5080"/>
            <wp:docPr id="8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0472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    </w:t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1978660" cy="2679700"/>
            <wp:effectExtent l="0" t="0" r="2540" b="2540"/>
            <wp:docPr id="10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7866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560" w:firstLineChar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图3-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图3-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3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创建刀具                      图3-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图3-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4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所需刀具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jc w:val="left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2</w:t>
      </w:r>
      <w:r>
        <w:rPr>
          <w:rFonts w:hint="eastAsia" w:ascii="Times New Roman" w:hAnsi="Times New Roman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创建几何体、选择毛坯、指定部件。</w:t>
      </w:r>
      <w:r>
        <w:rPr>
          <w:rFonts w:hint="default" w:ascii="Times New Roman" w:hAnsi="Times New Roman" w:eastAsia="宋体" w:cs="Times New Roman"/>
          <w:lang w:val="en-US" w:eastAsia="zh-CN"/>
        </w:rPr>
        <w:t>如图3-5、图3-6所示。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3654425" cy="2932430"/>
            <wp:effectExtent l="0" t="0" r="3175" b="8890"/>
            <wp:docPr id="9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54425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1447800" cy="2612390"/>
            <wp:effectExtent l="0" t="0" r="0" b="889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450" cy="26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u w:val="none"/>
          <w:lang w:val="en-US" w:eastAsia="zh-CN" w:bidi="ar-SA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    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   图3-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图3-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5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选择平面创建毛坯    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u w:val="none"/>
          <w:lang w:val="en-US" w:eastAsia="zh-CN" w:bidi="ar-SA"/>
        </w:rPr>
        <w:t xml:space="preserve">    图3-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u w:val="none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u w:val="none"/>
          <w:lang w:val="en-US" w:eastAsia="zh-CN" w:bidi="ar-SA"/>
        </w:rPr>
        <w:instrText xml:space="preserve"> SEQ 图3-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u w:val="none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u w:val="none"/>
          <w:lang w:val="en-US" w:eastAsia="zh-CN" w:bidi="ar-SA"/>
        </w:rPr>
        <w:t>6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u w:val="none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u w:val="none"/>
          <w:lang w:val="en-US" w:eastAsia="zh-CN" w:bidi="ar-SA"/>
        </w:rPr>
        <w:t xml:space="preserve"> 打开工件指定好位置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u w:val="none"/>
          <w:lang w:val="en-US" w:eastAsia="zh-CN" w:bidi="ar-SA"/>
        </w:rPr>
      </w:pPr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u w:val="none"/>
          <w:lang w:val="en-US" w:eastAsia="zh-CN" w:bidi="ar-SA"/>
        </w:rPr>
      </w:pPr>
      <w:bookmarkStart w:id="55" w:name="_Toc10232"/>
      <w:r>
        <w:rPr>
          <w:rFonts w:hint="default" w:ascii="Times New Roman" w:hAnsi="Times New Roman" w:eastAsia="宋体" w:cs="Times New Roman"/>
          <w:lang w:val="en-US" w:eastAsia="zh-CN"/>
        </w:rPr>
        <w:t>3</w:t>
      </w:r>
      <w:r>
        <w:rPr>
          <w:rFonts w:hint="default" w:ascii="Times New Roman" w:hAnsi="Times New Roman" w:eastAsia="宋体" w:cs="Times New Roman"/>
        </w:rPr>
        <w:t>.</w:t>
      </w:r>
      <w:r>
        <w:rPr>
          <w:rFonts w:hint="eastAsia" w:ascii="Times New Roman" w:hAnsi="Times New Roman" w:eastAsia="宋体" w:cs="Times New Roman"/>
          <w:lang w:val="en-US" w:eastAsia="zh-CN"/>
        </w:rPr>
        <w:t>3 生成刀路轨迹</w:t>
      </w:r>
      <w:bookmarkEnd w:id="55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jc w:val="left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1</w:t>
      </w:r>
      <w:r>
        <w:rPr>
          <w:rFonts w:hint="eastAsia" w:ascii="Times New Roman" w:hAnsi="Times New Roman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完成创建之后，选择加工方法，采用</w:t>
      </w:r>
      <w:r>
        <w:rPr>
          <w:rFonts w:hint="default" w:ascii="Times New Roman" w:hAnsi="Times New Roman" w:eastAsia="宋体" w:cs="Times New Roman"/>
          <w:lang w:val="en-US" w:eastAsia="zh-CN"/>
        </w:rPr>
        <w:t>先点</w:t>
      </w:r>
      <w:r>
        <w:rPr>
          <w:rFonts w:hint="default" w:ascii="Times New Roman" w:hAnsi="Times New Roman" w:eastAsia="宋体" w:cs="Times New Roman"/>
        </w:rPr>
        <w:t>钻，</w:t>
      </w:r>
      <w:r>
        <w:rPr>
          <w:rFonts w:hint="default" w:ascii="Times New Roman" w:hAnsi="Times New Roman" w:eastAsia="宋体" w:cs="Times New Roman"/>
          <w:lang w:val="en-US" w:eastAsia="zh-CN"/>
        </w:rPr>
        <w:t>再</w:t>
      </w:r>
      <w:r>
        <w:rPr>
          <w:rFonts w:hint="default" w:ascii="Times New Roman" w:hAnsi="Times New Roman" w:eastAsia="宋体" w:cs="Times New Roman"/>
        </w:rPr>
        <w:t>钻中心孔。</w:t>
      </w:r>
      <w:r>
        <w:rPr>
          <w:rFonts w:hint="default" w:ascii="Times New Roman" w:hAnsi="Times New Roman" w:eastAsia="宋体" w:cs="Times New Roman"/>
          <w:lang w:val="en-US" w:eastAsia="zh-CN"/>
        </w:rPr>
        <w:t>如图 3-7、图3-8所示。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765425" cy="2157730"/>
            <wp:effectExtent l="0" t="0" r="8255" b="6350"/>
            <wp:docPr id="10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65425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289810" cy="2724150"/>
            <wp:effectExtent l="0" t="0" r="11430" b="3810"/>
            <wp:docPr id="9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图3-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图3-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7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钻孔的位置             图3-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图3-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8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钻孔的平面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2</w:t>
      </w:r>
      <w:r>
        <w:rPr>
          <w:rFonts w:hint="eastAsia" w:ascii="Times New Roman" w:hAnsi="Times New Roman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采用深孔的加工方法，钻</w:t>
      </w:r>
      <w:r>
        <w:rPr>
          <w:rFonts w:hint="default" w:ascii="Times New Roman" w:hAnsi="Times New Roman" w:eastAsia="宋体" w:cs="Times New Roman"/>
          <w:lang w:val="en-US" w:eastAsia="zh-CN"/>
        </w:rPr>
        <w:t>2</w:t>
      </w:r>
      <w:r>
        <w:rPr>
          <w:rFonts w:hint="default" w:ascii="Times New Roman" w:hAnsi="Times New Roman" w:eastAsia="宋体" w:cs="Times New Roman"/>
        </w:rPr>
        <w:t>个Φ</w:t>
      </w:r>
      <w:r>
        <w:rPr>
          <w:rFonts w:hint="default" w:ascii="Times New Roman" w:hAnsi="Times New Roman" w:eastAsia="宋体" w:cs="Times New Roman"/>
          <w:lang w:val="en-US" w:eastAsia="zh-CN"/>
        </w:rPr>
        <w:t>12</w:t>
      </w:r>
      <w:r>
        <w:rPr>
          <w:rFonts w:hint="default" w:ascii="Times New Roman" w:hAnsi="Times New Roman" w:eastAsia="宋体" w:cs="Times New Roman"/>
        </w:rPr>
        <w:t>的孔，每钻5mm就返回最小安全距离，然后再往下钻。</w:t>
      </w:r>
      <w:r>
        <w:rPr>
          <w:rFonts w:hint="default" w:ascii="Times New Roman" w:hAnsi="Times New Roman" w:eastAsia="宋体" w:cs="Times New Roman"/>
          <w:lang w:val="en-US" w:eastAsia="zh-CN"/>
        </w:rPr>
        <w:t>如图3-9、图3-10所示。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1628775" cy="2415540"/>
            <wp:effectExtent l="0" t="0" r="1905" b="762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636672" cy="242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  </w:t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3177540" cy="2423795"/>
            <wp:effectExtent l="0" t="0" r="7620" b="14605"/>
            <wp:docPr id="10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图3-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图3-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9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设置参数                 图3-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图3-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10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设置安全距离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jc w:val="left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3</w:t>
      </w:r>
      <w:r>
        <w:rPr>
          <w:rFonts w:hint="eastAsia" w:ascii="Times New Roman" w:hAnsi="Times New Roman" w:cs="Times New Roman"/>
          <w:lang w:eastAsia="zh-CN"/>
        </w:rPr>
        <w:t>）</w:t>
      </w:r>
      <w:r>
        <w:rPr>
          <w:rFonts w:hint="eastAsia" w:ascii="Times New Roman" w:hAnsi="Times New Roman" w:cs="Times New Roman"/>
          <w:lang w:val="en-US" w:eastAsia="zh-CN"/>
        </w:rPr>
        <w:t>开粗我选用的加工方法是型腔铣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eastAsia" w:ascii="Times New Roman" w:hAnsi="Times New Roman" w:cs="Times New Roman"/>
          <w:lang w:val="en-US" w:eastAsia="zh-CN"/>
        </w:rPr>
        <w:t>所以不需要选择加工区域</w:t>
      </w:r>
      <w:r>
        <w:rPr>
          <w:rFonts w:hint="default" w:ascii="Times New Roman" w:hAnsi="Times New Roman" w:eastAsia="宋体" w:cs="Times New Roman"/>
        </w:rPr>
        <w:t>。选择顺铣，底面余量留0.5mm，侧面余量留0.3mm的方式。</w:t>
      </w:r>
      <w:r>
        <w:rPr>
          <w:rFonts w:hint="default" w:ascii="Times New Roman" w:hAnsi="Times New Roman" w:eastAsia="宋体" w:cs="Times New Roman"/>
          <w:lang w:val="en-US" w:eastAsia="zh-CN"/>
        </w:rPr>
        <w:t>如图3-11、图3-12所示，结果如图3-13、图3-14所示。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90395" cy="3518535"/>
            <wp:effectExtent l="0" t="0" r="14605" b="1905"/>
            <wp:docPr id="104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8" descr="IMG_25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90395" cy="351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 xml:space="preserve">         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92655" cy="3538220"/>
            <wp:effectExtent l="0" t="0" r="1905" b="12700"/>
            <wp:docPr id="105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9" descr="IMG_25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353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图3-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图3-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11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刀轨设置                 图3-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图3-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12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设置进刀参数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71420" cy="1562100"/>
            <wp:effectExtent l="0" t="0" r="12700" b="7620"/>
            <wp:docPr id="110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23" descr="IMG_25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480310" cy="1791970"/>
            <wp:effectExtent l="0" t="0" r="3810" b="6350"/>
            <wp:docPr id="1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25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图3-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图3-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13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粗加工刀路轨迹图            图3-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图3-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14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粗加工完成图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jc w:val="left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4</w:t>
      </w:r>
      <w:r>
        <w:rPr>
          <w:rFonts w:hint="eastAsia" w:ascii="Times New Roman" w:hAnsi="Times New Roman" w:cs="Times New Roman"/>
          <w:lang w:eastAsia="zh-CN"/>
        </w:rPr>
        <w:t>）</w:t>
      </w:r>
      <w:r>
        <w:rPr>
          <w:rFonts w:hint="eastAsia" w:ascii="Times New Roman" w:hAnsi="Times New Roman" w:cs="Times New Roman"/>
          <w:lang w:val="en-US" w:eastAsia="zh-CN"/>
        </w:rPr>
        <w:t>进行二次开粗还是采用</w:t>
      </w:r>
      <w:r>
        <w:rPr>
          <w:rFonts w:hint="default" w:ascii="Times New Roman" w:hAnsi="Times New Roman" w:eastAsia="宋体" w:cs="Times New Roman"/>
        </w:rPr>
        <w:t>型腔铣</w:t>
      </w:r>
      <w:r>
        <w:rPr>
          <w:rFonts w:hint="eastAsia" w:ascii="Times New Roman" w:hAnsi="Times New Roman" w:cs="Times New Roman"/>
          <w:lang w:eastAsia="zh-CN"/>
        </w:rPr>
        <w:t>，</w:t>
      </w:r>
      <w:r>
        <w:rPr>
          <w:rFonts w:hint="eastAsia" w:ascii="Times New Roman" w:hAnsi="Times New Roman" w:cs="Times New Roman"/>
          <w:lang w:val="en-US" w:eastAsia="zh-CN"/>
        </w:rPr>
        <w:t>用</w:t>
      </w:r>
      <w:r>
        <w:rPr>
          <w:rFonts w:hint="default" w:ascii="Times New Roman" w:hAnsi="Times New Roman" w:eastAsia="宋体" w:cs="Times New Roman"/>
        </w:rPr>
        <w:t>参考刀具的方式来加工。其他参数与</w:t>
      </w:r>
      <w:r>
        <w:rPr>
          <w:rFonts w:hint="eastAsia" w:ascii="Times New Roman" w:hAnsi="Times New Roman" w:cs="Times New Roman"/>
          <w:lang w:val="en-US" w:eastAsia="zh-CN"/>
        </w:rPr>
        <w:t>上一步骤开粗</w:t>
      </w:r>
      <w:r>
        <w:rPr>
          <w:rFonts w:hint="default" w:ascii="Times New Roman" w:hAnsi="Times New Roman" w:eastAsia="宋体" w:cs="Times New Roman"/>
        </w:rPr>
        <w:t>的一样。</w:t>
      </w:r>
      <w:r>
        <w:rPr>
          <w:rFonts w:hint="default" w:ascii="Times New Roman" w:hAnsi="Times New Roman" w:eastAsia="宋体" w:cs="Times New Roman"/>
          <w:lang w:val="en-US" w:eastAsia="zh-CN"/>
        </w:rPr>
        <w:t>过程如图3-15～图3-18所示。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82370" cy="1949450"/>
            <wp:effectExtent l="0" t="0" r="6350" b="1270"/>
            <wp:docPr id="108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1" descr="IMG_25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194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 xml:space="preserve">         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63955" cy="1964055"/>
            <wp:effectExtent l="0" t="0" r="9525" b="1905"/>
            <wp:docPr id="109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22" descr="IMG_25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163955" cy="196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图3-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图3-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15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二次开粗刀轨设置      图3-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图3-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16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切削参数设置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172335" cy="1742440"/>
            <wp:effectExtent l="0" t="0" r="6985" b="10160"/>
            <wp:docPr id="11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7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      </w:t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572385" cy="1715770"/>
            <wp:effectExtent l="0" t="0" r="3175" b="6350"/>
            <wp:docPr id="11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图3-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图3-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17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二粗加工刀路轨迹                  图3-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图3-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18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二粗加工完成图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jc w:val="left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5</w:t>
      </w:r>
      <w:r>
        <w:rPr>
          <w:rFonts w:hint="eastAsia" w:ascii="Times New Roman" w:hAnsi="Times New Roman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二粗完之后，</w:t>
      </w:r>
      <w:r>
        <w:rPr>
          <w:rFonts w:hint="eastAsia" w:ascii="Times New Roman" w:hAnsi="Times New Roman" w:cs="Times New Roman"/>
          <w:lang w:val="en-US" w:eastAsia="zh-CN"/>
        </w:rPr>
        <w:t>已经对零件的大部分特征开粗完成。</w:t>
      </w:r>
      <w:r>
        <w:rPr>
          <w:rFonts w:hint="default" w:ascii="Times New Roman" w:hAnsi="Times New Roman" w:eastAsia="宋体" w:cs="Times New Roman"/>
        </w:rPr>
        <w:t>还剩下一些</w:t>
      </w:r>
      <w:r>
        <w:rPr>
          <w:rFonts w:hint="default" w:ascii="Times New Roman" w:hAnsi="Times New Roman" w:eastAsia="宋体" w:cs="Times New Roman"/>
          <w:lang w:val="en-US" w:eastAsia="zh-CN"/>
        </w:rPr>
        <w:t>倒角边</w:t>
      </w:r>
      <w:r>
        <w:rPr>
          <w:rFonts w:hint="default" w:ascii="Times New Roman" w:hAnsi="Times New Roman" w:eastAsia="宋体" w:cs="Times New Roman"/>
        </w:rPr>
        <w:t>残料需要用Φ</w:t>
      </w:r>
      <w:r>
        <w:rPr>
          <w:rFonts w:hint="default" w:ascii="Times New Roman" w:hAnsi="Times New Roman" w:eastAsia="宋体" w:cs="Times New Roman"/>
          <w:lang w:val="en-US" w:eastAsia="zh-CN"/>
        </w:rPr>
        <w:t>10</w:t>
      </w:r>
      <w:r>
        <w:rPr>
          <w:rFonts w:hint="default" w:ascii="Times New Roman" w:hAnsi="Times New Roman" w:eastAsia="宋体" w:cs="Times New Roman"/>
        </w:rPr>
        <w:t>刀具</w:t>
      </w:r>
      <w:r>
        <w:rPr>
          <w:rFonts w:hint="default" w:ascii="Times New Roman" w:hAnsi="Times New Roman" w:eastAsia="宋体" w:cs="Times New Roman"/>
          <w:lang w:val="en-US" w:eastAsia="zh-CN"/>
        </w:rPr>
        <w:t>倒</w:t>
      </w:r>
      <w:r>
        <w:rPr>
          <w:rFonts w:hint="default" w:ascii="Times New Roman" w:hAnsi="Times New Roman" w:eastAsia="宋体" w:cs="Times New Roman"/>
        </w:rPr>
        <w:t>角。</w:t>
      </w:r>
      <w:r>
        <w:rPr>
          <w:rFonts w:hint="default" w:ascii="Times New Roman" w:hAnsi="Times New Roman" w:eastAsia="宋体" w:cs="Times New Roman"/>
          <w:lang w:val="en-US" w:eastAsia="zh-CN"/>
        </w:rPr>
        <w:t>如图3-19～图3-22所示。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1541145" cy="2433320"/>
            <wp:effectExtent l="0" t="0" r="13335" b="5080"/>
            <wp:docPr id="11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30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    </w:t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1716405" cy="2425700"/>
            <wp:effectExtent l="0" t="0" r="5715" b="12700"/>
            <wp:docPr id="11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31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716405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图3-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图3-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19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去除边残料           图3-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图3-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20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切削参数的设置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323465" cy="2483485"/>
            <wp:effectExtent l="0" t="0" r="8255" b="635"/>
            <wp:docPr id="11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29"/>
                    <pic:cNvPicPr>
                      <a:picLocks noChangeAspect="1"/>
                    </pic:cNvPicPr>
                  </pic:nvPicPr>
                  <pic:blipFill>
                    <a:blip r:embed="rId92"/>
                    <a:srcRect l="8560" t="3438" r="5888" b="313"/>
                    <a:stretch>
                      <a:fillRect/>
                    </a:stretch>
                  </pic:blipFill>
                  <pic:spPr>
                    <a:xfrm>
                      <a:off x="0" y="0"/>
                      <a:ext cx="232346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829560" cy="2053590"/>
            <wp:effectExtent l="0" t="0" r="5080" b="3810"/>
            <wp:docPr id="1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8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图3-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图3-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21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去除倒角多余的残料             图3-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图3-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22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去除残料完成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jc w:val="left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6</w:t>
      </w:r>
      <w:r>
        <w:rPr>
          <w:rFonts w:hint="eastAsia" w:ascii="Times New Roman" w:hAnsi="Times New Roman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清完角之后就代表着此零件已经全部开粗完成，剩下的便是精加工了。其所用方法是：用Φ</w:t>
      </w:r>
      <w:r>
        <w:rPr>
          <w:rFonts w:hint="default" w:ascii="Times New Roman" w:hAnsi="Times New Roman" w:eastAsia="宋体" w:cs="Times New Roman"/>
          <w:lang w:val="en-US" w:eastAsia="zh-CN"/>
        </w:rPr>
        <w:t>8</w:t>
      </w:r>
      <w:r>
        <w:rPr>
          <w:rFonts w:hint="default" w:ascii="Times New Roman" w:hAnsi="Times New Roman" w:eastAsia="宋体" w:cs="Times New Roman"/>
        </w:rPr>
        <w:t>的立铣刀精加工大部分特征，用面铣的方式，选择所需要加工的底面。精加工底面时，底面</w:t>
      </w:r>
      <w:r>
        <w:rPr>
          <w:rFonts w:hint="eastAsia" w:ascii="Times New Roman" w:hAnsi="Times New Roman" w:cs="Times New Roman"/>
          <w:lang w:val="en-US" w:eastAsia="zh-CN"/>
        </w:rPr>
        <w:t>不留</w:t>
      </w:r>
      <w:r>
        <w:rPr>
          <w:rFonts w:hint="default" w:ascii="Times New Roman" w:hAnsi="Times New Roman" w:eastAsia="宋体" w:cs="Times New Roman"/>
        </w:rPr>
        <w:t>余量。</w:t>
      </w:r>
      <w:r>
        <w:rPr>
          <w:rFonts w:hint="default" w:ascii="Times New Roman" w:hAnsi="Times New Roman" w:eastAsia="宋体" w:cs="Times New Roman"/>
          <w:lang w:val="en-US" w:eastAsia="zh-CN"/>
        </w:rPr>
        <w:t>如图3-23～图3-25所示。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1906905" cy="3924300"/>
            <wp:effectExtent l="0" t="0" r="13335" b="7620"/>
            <wp:docPr id="11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3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0690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         </w:t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1905635" cy="3903980"/>
            <wp:effectExtent l="0" t="0" r="14605" b="12700"/>
            <wp:docPr id="12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3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90563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图3-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图3-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23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精加工反面刀轨设置             图3-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图3-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24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精加工反面进刀参数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3952875" cy="3261360"/>
            <wp:effectExtent l="0" t="0" r="9525" b="0"/>
            <wp:docPr id="12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3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图3-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图3-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25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精加工底面刀具轨迹</w:t>
      </w:r>
    </w:p>
    <w:p>
      <w:pPr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br w:type="page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/>
        <w:jc w:val="center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bookmarkStart w:id="56" w:name="_Toc20536"/>
      <w:bookmarkStart w:id="57" w:name="_Toc25603225"/>
      <w:bookmarkStart w:id="58" w:name="_Toc25603020"/>
      <w:bookmarkStart w:id="59" w:name="_Toc29732"/>
      <w:r>
        <w:rPr>
          <w:rFonts w:hint="default" w:ascii="Times New Roman" w:hAnsi="Times New Roman" w:eastAsia="宋体" w:cs="Times New Roman"/>
          <w:lang w:val="en-US" w:eastAsia="zh-CN"/>
        </w:rPr>
        <w:t>第四章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</w:rPr>
        <w:t>后处理</w:t>
      </w:r>
      <w:r>
        <w:rPr>
          <w:rFonts w:hint="eastAsia" w:ascii="Times New Roman" w:hAnsi="Times New Roman" w:cs="Times New Roman"/>
          <w:lang w:val="en-US" w:eastAsia="zh-CN"/>
        </w:rPr>
        <w:t>制定</w:t>
      </w:r>
      <w:r>
        <w:rPr>
          <w:rFonts w:hint="default" w:ascii="Times New Roman" w:hAnsi="Times New Roman" w:eastAsia="宋体" w:cs="Times New Roman"/>
        </w:rPr>
        <w:t>与</w:t>
      </w:r>
      <w:bookmarkEnd w:id="56"/>
      <w:bookmarkEnd w:id="57"/>
      <w:bookmarkEnd w:id="58"/>
      <w:r>
        <w:rPr>
          <w:rFonts w:hint="eastAsia" w:ascii="Times New Roman" w:hAnsi="Times New Roman" w:cs="Times New Roman"/>
          <w:lang w:val="en-US" w:eastAsia="zh-CN"/>
        </w:rPr>
        <w:t>G代码生成</w:t>
      </w:r>
      <w:bookmarkEnd w:id="59"/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textAlignment w:val="auto"/>
        <w:rPr>
          <w:rFonts w:hint="eastAsia" w:ascii="Times New Roman" w:hAnsi="Times New Roman" w:eastAsia="宋体" w:cs="Times New Roman"/>
          <w:lang w:val="en-US" w:eastAsia="zh-CN"/>
        </w:rPr>
      </w:pPr>
      <w:bookmarkStart w:id="60" w:name="_Toc25603021"/>
      <w:bookmarkStart w:id="61" w:name="_Toc24294"/>
      <w:bookmarkStart w:id="62" w:name="_Toc25603226"/>
      <w:bookmarkStart w:id="63" w:name="_Toc29164"/>
      <w:r>
        <w:rPr>
          <w:rFonts w:hint="default" w:ascii="Times New Roman" w:hAnsi="Times New Roman" w:eastAsia="宋体" w:cs="Times New Roman"/>
          <w:lang w:val="en-US" w:eastAsia="zh-CN"/>
        </w:rPr>
        <w:t>4</w:t>
      </w:r>
      <w:r>
        <w:rPr>
          <w:rFonts w:hint="default" w:ascii="Times New Roman" w:hAnsi="Times New Roman" w:eastAsia="宋体" w:cs="Times New Roman"/>
        </w:rPr>
        <w:t>.1</w:t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</w:rPr>
        <w:t>后处理</w:t>
      </w:r>
      <w:bookmarkEnd w:id="60"/>
      <w:bookmarkEnd w:id="61"/>
      <w:bookmarkEnd w:id="62"/>
      <w:r>
        <w:rPr>
          <w:rFonts w:hint="eastAsia" w:ascii="Times New Roman" w:hAnsi="Times New Roman" w:eastAsia="宋体" w:cs="Times New Roman"/>
          <w:lang w:val="en-US" w:eastAsia="zh-CN"/>
        </w:rPr>
        <w:t>制作</w:t>
      </w:r>
      <w:bookmarkEnd w:id="6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56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编程完成刀路轨迹后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eastAsia" w:ascii="Times New Roman" w:hAnsi="Times New Roman" w:cs="Times New Roman"/>
          <w:lang w:val="en-US" w:eastAsia="zh-CN"/>
        </w:rPr>
        <w:t>就要进行后处理的生成</w:t>
      </w:r>
      <w:r>
        <w:rPr>
          <w:rFonts w:hint="default" w:ascii="Times New Roman" w:hAnsi="Times New Roman" w:eastAsia="宋体" w:cs="Times New Roman"/>
        </w:rPr>
        <w:t>。</w:t>
      </w:r>
      <w:r>
        <w:rPr>
          <w:rFonts w:hint="default" w:ascii="Times New Roman" w:hAnsi="Times New Roman" w:eastAsia="宋体" w:cs="Times New Roman"/>
          <w:lang w:val="en-US" w:eastAsia="zh-CN"/>
        </w:rPr>
        <w:t>NX</w:t>
      </w:r>
      <w:r>
        <w:rPr>
          <w:rFonts w:hint="default" w:ascii="Times New Roman" w:hAnsi="Times New Roman" w:eastAsia="宋体" w:cs="Times New Roman"/>
        </w:rPr>
        <w:t>的后处理需要根据机床的系统、参数用后处理构造器做一个后处理出来。其过程</w:t>
      </w:r>
      <w:r>
        <w:rPr>
          <w:rFonts w:hint="default" w:ascii="Times New Roman" w:hAnsi="Times New Roman" w:eastAsia="宋体" w:cs="Times New Roman"/>
          <w:lang w:val="en-US" w:eastAsia="zh-CN"/>
        </w:rPr>
        <w:t>如图4-1～图4-7</w:t>
      </w:r>
      <w:r>
        <w:rPr>
          <w:rFonts w:hint="default" w:ascii="Times New Roman" w:hAnsi="Times New Roman" w:eastAsia="宋体" w:cs="Times New Roman"/>
        </w:rPr>
        <w:t>所示</w:t>
      </w:r>
      <w:r>
        <w:rPr>
          <w:rFonts w:hint="default" w:ascii="Times New Roman" w:hAnsi="Times New Roman" w:eastAsia="宋体" w:cs="Times New Roman"/>
          <w:lang w:eastAsia="zh-CN"/>
        </w:rPr>
        <w:t>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4381500" cy="4685665"/>
            <wp:effectExtent l="0" t="0" r="7620" b="825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395243" cy="470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图4-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图4-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选择机床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4610100" cy="3750310"/>
            <wp:effectExtent l="0" t="0" r="7620" b="1397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75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图4-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图4-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2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设置机床行程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5226050" cy="4133850"/>
            <wp:effectExtent l="0" t="0" r="1270" b="1143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26289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图4-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图4-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3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填写程序中所需要的代码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4905375" cy="3909695"/>
            <wp:effectExtent l="0" t="0" r="1905" b="698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913785" cy="391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图4-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图4-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4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根据机床系统填写正确的G代码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4385945" cy="3800475"/>
            <wp:effectExtent l="0" t="0" r="317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397203" cy="380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图4-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图4-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5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根据机床系统填写正确的M代码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4342130" cy="3790950"/>
            <wp:effectExtent l="0" t="0" r="1270" b="381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63115" cy="380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图4-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图4-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6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设置程序序列号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4500245" cy="3914775"/>
            <wp:effectExtent l="0" t="0" r="10795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513310" cy="392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图4-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图4-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7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设置后处理出来的程序文件格式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560" w:firstLineChars="200"/>
        <w:jc w:val="left"/>
        <w:textAlignment w:val="auto"/>
        <w:rPr>
          <w:rFonts w:hint="default" w:ascii="Times New Roman" w:hAnsi="Times New Roman" w:eastAsia="宋体" w:cs="Times New Roman"/>
        </w:rPr>
      </w:pPr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textAlignment w:val="auto"/>
        <w:rPr>
          <w:rFonts w:hint="default" w:ascii="Times New Roman" w:hAnsi="Times New Roman" w:eastAsia="宋体" w:cs="Times New Roman"/>
        </w:rPr>
      </w:pPr>
      <w:bookmarkStart w:id="64" w:name="_Toc11806"/>
      <w:r>
        <w:rPr>
          <w:rFonts w:hint="default" w:ascii="Times New Roman" w:hAnsi="Times New Roman" w:eastAsia="宋体" w:cs="Times New Roman"/>
          <w:lang w:val="en-US" w:eastAsia="zh-CN"/>
        </w:rPr>
        <w:t>4</w:t>
      </w:r>
      <w:r>
        <w:rPr>
          <w:rFonts w:hint="default" w:ascii="Times New Roman" w:hAnsi="Times New Roman" w:eastAsia="宋体" w:cs="Times New Roman"/>
        </w:rPr>
        <w:t>.</w:t>
      </w:r>
      <w:r>
        <w:rPr>
          <w:rFonts w:hint="eastAsia" w:ascii="Times New Roman" w:hAnsi="Times New Roman" w:eastAsia="宋体" w:cs="Times New Roman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</w:rPr>
        <w:t>后处理</w:t>
      </w:r>
      <w:r>
        <w:rPr>
          <w:rFonts w:hint="eastAsia" w:ascii="Times New Roman" w:hAnsi="Times New Roman" w:eastAsia="宋体" w:cs="Times New Roman"/>
          <w:lang w:val="en-US" w:eastAsia="zh-CN"/>
        </w:rPr>
        <w:t>生成G代码</w:t>
      </w:r>
      <w:bookmarkEnd w:id="64"/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560" w:firstLineChars="200"/>
        <w:jc w:val="left"/>
        <w:textAlignment w:val="auto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根据</w:t>
      </w:r>
      <w:r>
        <w:rPr>
          <w:rFonts w:hint="default" w:ascii="Times New Roman" w:hAnsi="Times New Roman" w:eastAsia="宋体" w:cs="Times New Roman"/>
          <w:lang w:val="en-US" w:eastAsia="zh-CN"/>
        </w:rPr>
        <w:t>图 4-1～图 4-7</w:t>
      </w:r>
      <w:r>
        <w:rPr>
          <w:rFonts w:hint="default" w:ascii="Times New Roman" w:hAnsi="Times New Roman" w:eastAsia="宋体" w:cs="Times New Roman"/>
        </w:rPr>
        <w:t>所示过程，已经完成UG后处理的制作，生成def、pui、tlc这三个文件。如</w:t>
      </w:r>
      <w:r>
        <w:rPr>
          <w:rFonts w:hint="default" w:ascii="Times New Roman" w:hAnsi="Times New Roman" w:eastAsia="宋体" w:cs="Times New Roman"/>
          <w:lang w:val="en-US" w:eastAsia="zh-CN"/>
        </w:rPr>
        <w:t>图 4-8</w:t>
      </w:r>
      <w:r>
        <w:rPr>
          <w:rFonts w:hint="default" w:ascii="Times New Roman" w:hAnsi="Times New Roman" w:eastAsia="宋体" w:cs="Times New Roman"/>
        </w:rPr>
        <w:t>所示</w:t>
      </w:r>
      <w:r>
        <w:rPr>
          <w:rFonts w:hint="default" w:ascii="Times New Roman" w:hAnsi="Times New Roman" w:eastAsia="宋体" w:cs="Times New Roman"/>
          <w:lang w:eastAsia="zh-CN"/>
        </w:rPr>
        <w:t>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3092450" cy="2928620"/>
            <wp:effectExtent l="0" t="0" r="1270" b="1270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093058" cy="292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图4-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图4-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8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生成文件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560" w:firstLineChars="200"/>
        <w:jc w:val="left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t>后处理完成之后，便是对编程出来的刀路进行后处理以此产生输入机床的G、M代码。</w:t>
      </w:r>
      <w:r>
        <w:rPr>
          <w:rFonts w:hint="default" w:ascii="Times New Roman" w:hAnsi="Times New Roman" w:eastAsia="宋体" w:cs="Times New Roman"/>
          <w:lang w:val="en-US" w:eastAsia="zh-CN"/>
        </w:rPr>
        <w:t>如图 4-9所示。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1701165" cy="3143250"/>
            <wp:effectExtent l="0" t="0" r="5715" b="1143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701579" cy="314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图4-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图4-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9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生成代码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56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编程出来的刀路G、M代码程序如下所示，由于自动编程出来的程序过于繁琐，因此只能是部分程序。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540" w:lineRule="exact"/>
        <w:ind w:left="0" w:leftChars="0" w:firstLine="560" w:firstLineChars="200"/>
        <w:jc w:val="left"/>
        <w:textAlignment w:val="auto"/>
        <w:rPr>
          <w:rFonts w:hint="default" w:ascii="Times New Roman" w:hAnsi="Times New Roman" w:eastAsia="宋体" w:cs="Times New Roman"/>
          <w:kern w:val="13"/>
        </w:rPr>
      </w:pPr>
      <w:r>
        <w:rPr>
          <w:rFonts w:hint="default" w:ascii="Times New Roman" w:hAnsi="Times New Roman" w:eastAsia="宋体" w:cs="Times New Roman"/>
          <w:kern w:val="13"/>
        </w:rPr>
        <w:t>%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540" w:lineRule="exact"/>
        <w:ind w:left="0" w:leftChars="0" w:firstLine="560" w:firstLineChars="200"/>
        <w:jc w:val="left"/>
        <w:textAlignment w:val="auto"/>
        <w:rPr>
          <w:rFonts w:hint="default" w:ascii="Times New Roman" w:hAnsi="Times New Roman" w:eastAsia="宋体" w:cs="Times New Roman"/>
          <w:kern w:val="13"/>
          <w:lang w:val="en-US" w:eastAsia="zh-CN"/>
        </w:rPr>
      </w:pPr>
      <w:r>
        <w:rPr>
          <w:rFonts w:hint="default" w:ascii="Times New Roman" w:hAnsi="Times New Roman" w:eastAsia="宋体" w:cs="Times New Roman"/>
          <w:kern w:val="13"/>
        </w:rPr>
        <w:t>O</w:t>
      </w:r>
      <w:r>
        <w:rPr>
          <w:rFonts w:hint="default" w:ascii="Times New Roman" w:hAnsi="Times New Roman" w:eastAsia="宋体" w:cs="Times New Roman"/>
          <w:kern w:val="13"/>
          <w:lang w:val="en-US" w:eastAsia="zh-CN"/>
        </w:rPr>
        <w:t>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540" w:lineRule="exact"/>
        <w:ind w:left="0" w:leftChars="0" w:firstLine="560" w:firstLineChars="200"/>
        <w:jc w:val="left"/>
        <w:textAlignment w:val="auto"/>
        <w:rPr>
          <w:rFonts w:hint="default" w:ascii="Times New Roman" w:hAnsi="Times New Roman" w:eastAsia="宋体" w:cs="Times New Roman"/>
          <w:kern w:val="13"/>
        </w:rPr>
      </w:pPr>
      <w:r>
        <w:rPr>
          <w:rFonts w:hint="default" w:ascii="Times New Roman" w:hAnsi="Times New Roman" w:eastAsia="宋体" w:cs="Times New Roman"/>
          <w:kern w:val="13"/>
        </w:rPr>
        <w:t>G40 G54 G17 G49 G80 G90 G21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540" w:lineRule="exact"/>
        <w:ind w:left="0" w:leftChars="0" w:firstLine="560" w:firstLineChars="200"/>
        <w:jc w:val="left"/>
        <w:textAlignment w:val="auto"/>
        <w:rPr>
          <w:rFonts w:hint="default" w:ascii="Times New Roman" w:hAnsi="Times New Roman" w:eastAsia="宋体" w:cs="Times New Roman"/>
          <w:kern w:val="13"/>
        </w:rPr>
      </w:pPr>
      <w:r>
        <w:rPr>
          <w:rFonts w:hint="default" w:ascii="Times New Roman" w:hAnsi="Times New Roman" w:eastAsia="宋体" w:cs="Times New Roman"/>
          <w:kern w:val="13"/>
        </w:rPr>
        <w:t>G91 G28 Z0.0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540" w:lineRule="exact"/>
        <w:ind w:left="0" w:leftChars="0" w:firstLine="560" w:firstLineChars="200"/>
        <w:jc w:val="left"/>
        <w:textAlignment w:val="auto"/>
        <w:rPr>
          <w:rFonts w:hint="default" w:ascii="Times New Roman" w:hAnsi="Times New Roman" w:eastAsia="宋体" w:cs="Times New Roman"/>
          <w:kern w:val="13"/>
        </w:rPr>
      </w:pPr>
      <w:r>
        <w:rPr>
          <w:rFonts w:hint="default" w:ascii="Times New Roman" w:hAnsi="Times New Roman" w:eastAsia="宋体" w:cs="Times New Roman"/>
          <w:kern w:val="13"/>
        </w:rPr>
        <w:t>T01 M06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540" w:lineRule="exact"/>
        <w:ind w:left="0" w:leftChars="0" w:firstLine="560" w:firstLineChars="200"/>
        <w:jc w:val="left"/>
        <w:textAlignment w:val="auto"/>
        <w:rPr>
          <w:rFonts w:hint="default" w:ascii="Times New Roman" w:hAnsi="Times New Roman" w:eastAsia="宋体" w:cs="Times New Roman"/>
          <w:kern w:val="13"/>
        </w:rPr>
      </w:pPr>
      <w:r>
        <w:rPr>
          <w:rFonts w:hint="default" w:ascii="Times New Roman" w:hAnsi="Times New Roman" w:eastAsia="宋体" w:cs="Times New Roman"/>
          <w:kern w:val="13"/>
        </w:rPr>
        <w:t>G00 G90 X-32. Y-32. S1000 M03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540" w:lineRule="exact"/>
        <w:ind w:left="0" w:leftChars="0" w:firstLine="560" w:firstLineChars="200"/>
        <w:jc w:val="left"/>
        <w:textAlignment w:val="auto"/>
        <w:rPr>
          <w:rFonts w:hint="default" w:ascii="Times New Roman" w:hAnsi="Times New Roman" w:eastAsia="宋体" w:cs="Times New Roman"/>
          <w:kern w:val="13"/>
        </w:rPr>
      </w:pPr>
      <w:r>
        <w:rPr>
          <w:rFonts w:hint="default" w:ascii="Times New Roman" w:hAnsi="Times New Roman" w:eastAsia="宋体" w:cs="Times New Roman"/>
          <w:kern w:val="13"/>
        </w:rPr>
        <w:t>G43 Z30. H01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540" w:lineRule="exact"/>
        <w:ind w:left="0" w:leftChars="0" w:firstLine="560" w:firstLineChars="200"/>
        <w:jc w:val="left"/>
        <w:textAlignment w:val="auto"/>
        <w:rPr>
          <w:rFonts w:hint="default" w:ascii="Times New Roman" w:hAnsi="Times New Roman" w:eastAsia="宋体" w:cs="Times New Roman"/>
          <w:kern w:val="13"/>
        </w:rPr>
      </w:pPr>
      <w:r>
        <w:rPr>
          <w:rFonts w:hint="default" w:ascii="Times New Roman" w:hAnsi="Times New Roman" w:eastAsia="宋体" w:cs="Times New Roman"/>
          <w:kern w:val="13"/>
        </w:rPr>
        <w:t>G99 G81 X-32. Y-32. Z-2. R2. F50.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540" w:lineRule="exact"/>
        <w:ind w:left="0" w:leftChars="0" w:firstLine="560" w:firstLineChars="200"/>
        <w:jc w:val="left"/>
        <w:textAlignment w:val="auto"/>
        <w:rPr>
          <w:rFonts w:hint="default" w:ascii="Times New Roman" w:hAnsi="Times New Roman" w:eastAsia="宋体" w:cs="Times New Roman"/>
          <w:kern w:val="13"/>
        </w:rPr>
      </w:pPr>
      <w:r>
        <w:rPr>
          <w:rFonts w:hint="default" w:ascii="Times New Roman" w:hAnsi="Times New Roman" w:eastAsia="宋体" w:cs="Times New Roman"/>
          <w:kern w:val="13"/>
        </w:rPr>
        <w:t>X-12. Y-12. R2.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540" w:lineRule="exact"/>
        <w:ind w:left="0" w:leftChars="0" w:firstLine="560" w:firstLineChars="200"/>
        <w:jc w:val="left"/>
        <w:textAlignment w:val="auto"/>
        <w:rPr>
          <w:rFonts w:hint="default" w:ascii="Times New Roman" w:hAnsi="Times New Roman" w:eastAsia="宋体" w:cs="Times New Roman"/>
          <w:kern w:val="13"/>
        </w:rPr>
      </w:pPr>
      <w:r>
        <w:rPr>
          <w:rFonts w:hint="default" w:ascii="Times New Roman" w:hAnsi="Times New Roman" w:eastAsia="宋体" w:cs="Times New Roman"/>
          <w:kern w:val="13"/>
        </w:rPr>
        <w:t>G80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540" w:lineRule="exact"/>
        <w:ind w:left="0" w:leftChars="0" w:firstLine="560" w:firstLineChars="200"/>
        <w:jc w:val="left"/>
        <w:textAlignment w:val="auto"/>
        <w:rPr>
          <w:rFonts w:hint="default" w:ascii="Times New Roman" w:hAnsi="Times New Roman" w:eastAsia="宋体" w:cs="Times New Roman"/>
          <w:kern w:val="13"/>
        </w:rPr>
      </w:pPr>
      <w:r>
        <w:rPr>
          <w:rFonts w:hint="default" w:ascii="Times New Roman" w:hAnsi="Times New Roman" w:eastAsia="宋体" w:cs="Times New Roman"/>
          <w:kern w:val="13"/>
        </w:rPr>
        <w:t>G00 Z30.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540" w:lineRule="exact"/>
        <w:ind w:left="0" w:leftChars="0" w:firstLine="560" w:firstLineChars="200"/>
        <w:jc w:val="left"/>
        <w:textAlignment w:val="auto"/>
        <w:rPr>
          <w:rFonts w:hint="default" w:ascii="Times New Roman" w:hAnsi="Times New Roman" w:eastAsia="宋体" w:cs="Times New Roman"/>
          <w:kern w:val="13"/>
        </w:rPr>
      </w:pPr>
      <w:r>
        <w:rPr>
          <w:rFonts w:hint="default" w:ascii="Times New Roman" w:hAnsi="Times New Roman" w:eastAsia="宋体" w:cs="Times New Roman"/>
          <w:kern w:val="13"/>
        </w:rPr>
        <w:t>N0001 M05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540" w:lineRule="exact"/>
        <w:ind w:left="0" w:leftChars="0" w:firstLine="560" w:firstLineChars="200"/>
        <w:jc w:val="left"/>
        <w:textAlignment w:val="auto"/>
        <w:rPr>
          <w:rFonts w:hint="default" w:ascii="Times New Roman" w:hAnsi="Times New Roman" w:eastAsia="宋体" w:cs="Times New Roman"/>
          <w:kern w:val="13"/>
        </w:rPr>
      </w:pPr>
      <w:r>
        <w:rPr>
          <w:rFonts w:hint="default" w:ascii="Times New Roman" w:hAnsi="Times New Roman" w:eastAsia="宋体" w:cs="Times New Roman"/>
          <w:kern w:val="13"/>
        </w:rPr>
        <w:t>G91 G28 Z0.0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540" w:lineRule="exact"/>
        <w:ind w:left="0" w:leftChars="0" w:firstLine="560" w:firstLineChars="200"/>
        <w:jc w:val="left"/>
        <w:textAlignment w:val="auto"/>
        <w:rPr>
          <w:rFonts w:hint="default" w:ascii="Times New Roman" w:hAnsi="Times New Roman" w:eastAsia="宋体" w:cs="Times New Roman"/>
          <w:kern w:val="13"/>
        </w:rPr>
      </w:pPr>
      <w:r>
        <w:rPr>
          <w:rFonts w:hint="default" w:ascii="Times New Roman" w:hAnsi="Times New Roman" w:eastAsia="宋体" w:cs="Times New Roman"/>
          <w:kern w:val="13"/>
        </w:rPr>
        <w:t>T02 M06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540" w:lineRule="exact"/>
        <w:ind w:left="0" w:leftChars="0" w:firstLine="560" w:firstLineChars="200"/>
        <w:jc w:val="left"/>
        <w:textAlignment w:val="auto"/>
        <w:rPr>
          <w:rFonts w:hint="default" w:ascii="Times New Roman" w:hAnsi="Times New Roman" w:eastAsia="宋体" w:cs="Times New Roman"/>
          <w:kern w:val="13"/>
        </w:rPr>
      </w:pPr>
      <w:r>
        <w:rPr>
          <w:rFonts w:hint="default" w:ascii="Times New Roman" w:hAnsi="Times New Roman" w:eastAsia="宋体" w:cs="Times New Roman"/>
          <w:kern w:val="13"/>
        </w:rPr>
        <w:t>G00 G90 X-32. Y-32. S1000 M03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540" w:lineRule="exact"/>
        <w:ind w:left="0" w:leftChars="0" w:firstLine="560" w:firstLineChars="200"/>
        <w:jc w:val="left"/>
        <w:textAlignment w:val="auto"/>
        <w:rPr>
          <w:rFonts w:hint="default" w:ascii="Times New Roman" w:hAnsi="Times New Roman" w:eastAsia="宋体" w:cs="Times New Roman"/>
          <w:kern w:val="13"/>
        </w:rPr>
      </w:pPr>
      <w:r>
        <w:rPr>
          <w:rFonts w:hint="default" w:ascii="Times New Roman" w:hAnsi="Times New Roman" w:eastAsia="宋体" w:cs="Times New Roman"/>
          <w:kern w:val="13"/>
        </w:rPr>
        <w:t>G43 Z30. H02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540" w:lineRule="exact"/>
        <w:ind w:left="0" w:leftChars="0" w:firstLine="560" w:firstLineChars="200"/>
        <w:jc w:val="left"/>
        <w:textAlignment w:val="auto"/>
        <w:rPr>
          <w:rFonts w:hint="default" w:ascii="Times New Roman" w:hAnsi="Times New Roman" w:eastAsia="宋体" w:cs="Times New Roman"/>
          <w:kern w:val="13"/>
        </w:rPr>
      </w:pPr>
      <w:r>
        <w:rPr>
          <w:rFonts w:hint="default" w:ascii="Times New Roman" w:hAnsi="Times New Roman" w:eastAsia="宋体" w:cs="Times New Roman"/>
          <w:kern w:val="13"/>
        </w:rPr>
        <w:t>G99 G83 X-32. Y-32. Z-53.105 R2. F50. Q3.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540" w:lineRule="exact"/>
        <w:ind w:left="0" w:leftChars="0" w:firstLine="560" w:firstLineChars="200"/>
        <w:jc w:val="left"/>
        <w:textAlignment w:val="auto"/>
        <w:rPr>
          <w:rFonts w:hint="default" w:ascii="Times New Roman" w:hAnsi="Times New Roman" w:eastAsia="宋体" w:cs="Times New Roman"/>
          <w:kern w:val="13"/>
        </w:rPr>
      </w:pPr>
      <w:r>
        <w:rPr>
          <w:rFonts w:hint="default" w:ascii="Times New Roman" w:hAnsi="Times New Roman" w:eastAsia="宋体" w:cs="Times New Roman"/>
          <w:kern w:val="13"/>
        </w:rPr>
        <w:t>G99 G83 X-12. Y-12. Z-32.105 R2. F250. Q3.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540" w:lineRule="exact"/>
        <w:ind w:left="0" w:leftChars="0" w:firstLine="560" w:firstLineChars="200"/>
        <w:jc w:val="left"/>
        <w:textAlignment w:val="auto"/>
        <w:rPr>
          <w:rFonts w:hint="default" w:ascii="Times New Roman" w:hAnsi="Times New Roman" w:eastAsia="宋体" w:cs="Times New Roman"/>
          <w:kern w:val="13"/>
        </w:rPr>
      </w:pPr>
      <w:r>
        <w:rPr>
          <w:rFonts w:hint="default" w:ascii="Times New Roman" w:hAnsi="Times New Roman" w:eastAsia="宋体" w:cs="Times New Roman"/>
          <w:kern w:val="13"/>
        </w:rPr>
        <w:t>G80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540" w:lineRule="exact"/>
        <w:ind w:left="0" w:leftChars="0" w:firstLine="560" w:firstLineChars="200"/>
        <w:jc w:val="left"/>
        <w:textAlignment w:val="auto"/>
        <w:rPr>
          <w:rFonts w:hint="default" w:ascii="Times New Roman" w:hAnsi="Times New Roman" w:eastAsia="宋体" w:cs="Times New Roman"/>
          <w:kern w:val="13"/>
        </w:rPr>
      </w:pPr>
      <w:r>
        <w:rPr>
          <w:rFonts w:hint="default" w:ascii="Times New Roman" w:hAnsi="Times New Roman" w:eastAsia="宋体" w:cs="Times New Roman"/>
          <w:kern w:val="13"/>
        </w:rPr>
        <w:t>G00 Z30.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540" w:lineRule="exact"/>
        <w:ind w:left="0" w:leftChars="0" w:firstLine="560" w:firstLineChars="200"/>
        <w:jc w:val="left"/>
        <w:textAlignment w:val="auto"/>
        <w:rPr>
          <w:rFonts w:hint="default" w:ascii="Times New Roman" w:hAnsi="Times New Roman" w:eastAsia="宋体" w:cs="Times New Roman"/>
          <w:kern w:val="13"/>
        </w:rPr>
      </w:pPr>
      <w:r>
        <w:rPr>
          <w:rFonts w:hint="default" w:ascii="Times New Roman" w:hAnsi="Times New Roman" w:eastAsia="宋体" w:cs="Times New Roman"/>
          <w:kern w:val="13"/>
        </w:rPr>
        <w:t>M05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540" w:lineRule="exact"/>
        <w:ind w:left="0" w:leftChars="0" w:firstLine="560" w:firstLineChars="200"/>
        <w:jc w:val="left"/>
        <w:textAlignment w:val="auto"/>
        <w:rPr>
          <w:rFonts w:hint="default" w:ascii="Times New Roman" w:hAnsi="Times New Roman" w:eastAsia="宋体" w:cs="Times New Roman"/>
          <w:kern w:val="13"/>
        </w:rPr>
      </w:pPr>
      <w:r>
        <w:rPr>
          <w:rFonts w:hint="default" w:ascii="Times New Roman" w:hAnsi="Times New Roman" w:eastAsia="宋体" w:cs="Times New Roman"/>
          <w:kern w:val="13"/>
        </w:rPr>
        <w:t>N0003 G91 Z0.0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540" w:lineRule="exact"/>
        <w:ind w:left="0" w:leftChars="0" w:firstLine="560" w:firstLineChars="200"/>
        <w:jc w:val="left"/>
        <w:textAlignment w:val="auto"/>
        <w:rPr>
          <w:rFonts w:hint="default" w:ascii="Times New Roman" w:hAnsi="Times New Roman" w:eastAsia="宋体" w:cs="Times New Roman"/>
          <w:kern w:val="13"/>
        </w:rPr>
      </w:pPr>
      <w:r>
        <w:rPr>
          <w:rFonts w:hint="default" w:ascii="Times New Roman" w:hAnsi="Times New Roman" w:eastAsia="宋体" w:cs="Times New Roman"/>
          <w:kern w:val="13"/>
        </w:rPr>
        <w:t>M30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line="540" w:lineRule="exact"/>
        <w:ind w:left="0" w:leftChars="0" w:firstLine="560" w:firstLineChars="200"/>
        <w:jc w:val="left"/>
        <w:textAlignment w:val="auto"/>
        <w:rPr>
          <w:rFonts w:hint="default" w:ascii="Times New Roman" w:hAnsi="Times New Roman" w:eastAsia="宋体" w:cs="Times New Roman"/>
          <w:kern w:val="13"/>
        </w:rPr>
      </w:pPr>
      <w:r>
        <w:rPr>
          <w:rFonts w:hint="default" w:ascii="Times New Roman" w:hAnsi="Times New Roman" w:eastAsia="宋体" w:cs="Times New Roman"/>
          <w:kern w:val="13"/>
        </w:rPr>
        <w:t>%</w:t>
      </w:r>
    </w:p>
    <w:p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kern w:val="13"/>
        </w:rPr>
        <w:br w:type="page"/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</w:rPr>
      </w:pPr>
      <w:bookmarkStart w:id="65" w:name="_Toc26648"/>
      <w:bookmarkStart w:id="66" w:name="_Toc25603022"/>
      <w:bookmarkStart w:id="67" w:name="_Toc25603227"/>
      <w:bookmarkStart w:id="68" w:name="_Toc918"/>
      <w: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  <w:t xml:space="preserve">第五章 </w:t>
      </w:r>
      <w:r>
        <w:rPr>
          <w:rFonts w:hint="default" w:ascii="Times New Roman" w:hAnsi="Times New Roman" w:eastAsia="宋体" w:cs="Times New Roman"/>
          <w:sz w:val="32"/>
          <w:szCs w:val="32"/>
        </w:rPr>
        <w:t>Vericut仿真</w:t>
      </w:r>
      <w:bookmarkEnd w:id="65"/>
      <w:bookmarkEnd w:id="66"/>
      <w:bookmarkEnd w:id="67"/>
      <w:bookmarkEnd w:id="68"/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textAlignment w:val="auto"/>
        <w:rPr>
          <w:rFonts w:hint="default" w:ascii="Times New Roman" w:hAnsi="Times New Roman" w:eastAsia="宋体" w:cs="Times New Roman"/>
        </w:rPr>
      </w:pPr>
      <w:bookmarkStart w:id="69" w:name="_Toc25603228"/>
      <w:bookmarkStart w:id="70" w:name="_Toc1345"/>
      <w:bookmarkStart w:id="71" w:name="_Toc9456"/>
      <w:r>
        <w:rPr>
          <w:rFonts w:hint="default" w:ascii="Times New Roman" w:hAnsi="Times New Roman" w:eastAsia="宋体" w:cs="Times New Roman"/>
        </w:rPr>
        <w:t>5.1</w:t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</w:rPr>
        <w:t>Vericut简介</w:t>
      </w:r>
      <w:bookmarkEnd w:id="69"/>
      <w:bookmarkEnd w:id="70"/>
      <w:bookmarkEnd w:id="7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56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首先用软件把刀路编出来，后处理只是出程序的一个小部分。</w:t>
      </w:r>
      <w:r>
        <w:rPr>
          <w:rFonts w:hint="default" w:ascii="Times New Roman" w:hAnsi="Times New Roman" w:eastAsia="宋体" w:cs="Times New Roman"/>
        </w:rPr>
        <w:t>我们最终的目的是要处理出、安全、高效、利于加工的程序，以便降低加工成本。</w:t>
      </w:r>
      <w:r>
        <w:rPr>
          <w:rFonts w:hint="eastAsia" w:ascii="Times New Roman" w:hAnsi="Times New Roman" w:cs="Times New Roman"/>
          <w:lang w:val="en-US" w:eastAsia="zh-CN"/>
        </w:rPr>
        <w:t>我们对程序的检验也就必不可少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eastAsia" w:ascii="Times New Roman" w:hAnsi="Times New Roman" w:cs="Times New Roman"/>
          <w:lang w:val="en-US" w:eastAsia="zh-CN"/>
        </w:rPr>
        <w:t>我们需要利用</w:t>
      </w:r>
      <w:r>
        <w:rPr>
          <w:rFonts w:hint="default" w:ascii="Times New Roman" w:hAnsi="Times New Roman" w:eastAsia="宋体" w:cs="Times New Roman"/>
        </w:rPr>
        <w:t>Vericut软件对程序进行</w:t>
      </w:r>
      <w:r>
        <w:rPr>
          <w:rFonts w:hint="eastAsia" w:ascii="Times New Roman" w:hAnsi="Times New Roman" w:cs="Times New Roman"/>
          <w:lang w:val="en-US" w:eastAsia="zh-CN"/>
        </w:rPr>
        <w:t>一个</w:t>
      </w:r>
      <w:r>
        <w:rPr>
          <w:rFonts w:hint="default" w:ascii="Times New Roman" w:hAnsi="Times New Roman" w:eastAsia="宋体" w:cs="Times New Roman"/>
        </w:rPr>
        <w:t>仿真检验，</w:t>
      </w:r>
      <w:r>
        <w:rPr>
          <w:rFonts w:hint="eastAsia" w:ascii="Times New Roman" w:hAnsi="Times New Roman" w:cs="Times New Roman"/>
          <w:lang w:val="en-US" w:eastAsia="zh-CN"/>
        </w:rPr>
        <w:t>才能更好的</w:t>
      </w:r>
      <w:r>
        <w:rPr>
          <w:rFonts w:hint="default" w:ascii="Times New Roman" w:hAnsi="Times New Roman" w:eastAsia="宋体" w:cs="Times New Roman"/>
        </w:rPr>
        <w:t>检验</w:t>
      </w:r>
      <w:r>
        <w:rPr>
          <w:rFonts w:hint="eastAsia" w:ascii="Times New Roman" w:hAnsi="Times New Roman" w:cs="Times New Roman"/>
          <w:lang w:val="en-US" w:eastAsia="zh-CN"/>
        </w:rPr>
        <w:t>出</w:t>
      </w:r>
      <w:r>
        <w:rPr>
          <w:rFonts w:hint="default" w:ascii="Times New Roman" w:hAnsi="Times New Roman" w:eastAsia="宋体" w:cs="Times New Roman"/>
        </w:rPr>
        <w:t>程序的安全性、加工真实性等。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56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Vericut是</w:t>
      </w:r>
      <w:r>
        <w:rPr>
          <w:rFonts w:hint="eastAsia" w:ascii="Times New Roman" w:hAnsi="Times New Roman" w:cs="Times New Roman"/>
          <w:lang w:val="en-US" w:eastAsia="zh-CN"/>
        </w:rPr>
        <w:t>世界比较强</w:t>
      </w:r>
      <w:r>
        <w:rPr>
          <w:rFonts w:hint="default" w:ascii="Times New Roman" w:hAnsi="Times New Roman" w:cs="Times New Roman"/>
          <w:lang w:val="en-US" w:eastAsia="zh-CN"/>
        </w:rPr>
        <w:t>的数控模拟仿真软件</w:t>
      </w:r>
      <w:r>
        <w:rPr>
          <w:rFonts w:hint="eastAsia" w:ascii="Times New Roman" w:hAnsi="Times New Roman" w:cs="Times New Roman"/>
          <w:lang w:val="en-US" w:eastAsia="zh-CN"/>
        </w:rPr>
        <w:t>之一</w:t>
      </w:r>
      <w:r>
        <w:rPr>
          <w:rFonts w:hint="default" w:ascii="Times New Roman" w:hAnsi="Times New Roman" w:cs="Times New Roman"/>
          <w:lang w:val="en-US" w:eastAsia="zh-CN"/>
        </w:rPr>
        <w:t>，由美国CGTECH公司开发的。</w:t>
      </w:r>
      <w:r>
        <w:rPr>
          <w:rFonts w:hint="eastAsia" w:ascii="Times New Roman" w:hAnsi="Times New Roman" w:cs="Times New Roman"/>
          <w:lang w:val="en-US" w:eastAsia="zh-CN"/>
        </w:rPr>
        <w:t>包括</w:t>
      </w:r>
      <w:r>
        <w:rPr>
          <w:rFonts w:hint="default" w:ascii="Times New Roman" w:hAnsi="Times New Roman" w:cs="Times New Roman"/>
          <w:lang w:val="en-US" w:eastAsia="zh-CN"/>
        </w:rPr>
        <w:t>NC程序检验、机床运动仿真等模块，可仿真数控车床、铣床、加工中心等</w:t>
      </w:r>
      <w:r>
        <w:rPr>
          <w:rFonts w:hint="eastAsia" w:ascii="Times New Roman" w:hAnsi="Times New Roman" w:cs="Times New Roman"/>
          <w:lang w:val="en-US" w:eastAsia="zh-CN"/>
        </w:rPr>
        <w:t>多种数控机床</w:t>
      </w:r>
      <w:r>
        <w:rPr>
          <w:rFonts w:hint="default" w:ascii="Times New Roman" w:hAnsi="Times New Roman" w:cs="Times New Roman"/>
          <w:lang w:val="en-US" w:eastAsia="zh-CN"/>
        </w:rPr>
        <w:t>。意义在于：</w:t>
      </w:r>
      <w:r>
        <w:rPr>
          <w:rFonts w:hint="eastAsia" w:ascii="Times New Roman" w:hAnsi="Times New Roman" w:cs="Times New Roman"/>
          <w:lang w:val="en-US" w:eastAsia="zh-CN"/>
        </w:rPr>
        <w:t>我们可以及时的检验出NC程序中的一些错误，避免错误的程序上机床以便减少残料或空刀，</w:t>
      </w:r>
      <w:r>
        <w:rPr>
          <w:rFonts w:hint="default" w:ascii="Times New Roman" w:hAnsi="Times New Roman" w:cs="Times New Roman"/>
          <w:lang w:val="en-US" w:eastAsia="zh-CN"/>
        </w:rPr>
        <w:t>提高</w:t>
      </w:r>
      <w:r>
        <w:rPr>
          <w:rFonts w:hint="eastAsia" w:ascii="Times New Roman" w:hAnsi="Times New Roman" w:cs="Times New Roman"/>
          <w:lang w:val="en-US" w:eastAsia="zh-CN"/>
        </w:rPr>
        <w:t>了</w:t>
      </w:r>
      <w:r>
        <w:rPr>
          <w:rFonts w:hint="default" w:ascii="Times New Roman" w:hAnsi="Times New Roman" w:cs="Times New Roman"/>
          <w:lang w:val="en-US" w:eastAsia="zh-CN"/>
        </w:rPr>
        <w:t>生产效率。若程序检验合格便可以在机床上进行加工，若发现问题便需要及时纠正，纠正之后重新检验程序是否合格。</w:t>
      </w:r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textAlignment w:val="auto"/>
        <w:rPr>
          <w:rFonts w:hint="default" w:ascii="Times New Roman" w:hAnsi="Times New Roman" w:eastAsia="宋体" w:cs="Times New Roman"/>
        </w:rPr>
      </w:pPr>
      <w:bookmarkStart w:id="72" w:name="_Toc25603229"/>
      <w:bookmarkStart w:id="73" w:name="_Toc14906"/>
      <w:bookmarkStart w:id="74" w:name="_Toc23499"/>
      <w:r>
        <w:rPr>
          <w:rFonts w:hint="default" w:ascii="Times New Roman" w:hAnsi="Times New Roman" w:eastAsia="宋体" w:cs="Times New Roman"/>
          <w:lang w:val="en-US" w:eastAsia="zh-CN"/>
        </w:rPr>
        <w:t>5</w:t>
      </w:r>
      <w:r>
        <w:rPr>
          <w:rFonts w:hint="default" w:ascii="Times New Roman" w:hAnsi="Times New Roman" w:eastAsia="宋体" w:cs="Times New Roman"/>
        </w:rPr>
        <w:t>.</w:t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2 </w:t>
      </w:r>
      <w:r>
        <w:rPr>
          <w:rFonts w:hint="default" w:ascii="Times New Roman" w:hAnsi="Times New Roman" w:eastAsia="宋体" w:cs="Times New Roman"/>
        </w:rPr>
        <w:t>验证程序</w:t>
      </w:r>
      <w:bookmarkEnd w:id="72"/>
      <w:bookmarkEnd w:id="73"/>
      <w:bookmarkEnd w:id="7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560"/>
        <w:textAlignment w:val="auto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</w:rPr>
        <w:t>Vericut软件</w:t>
      </w:r>
      <w:r>
        <w:rPr>
          <w:rFonts w:hint="eastAsia" w:ascii="Times New Roman" w:hAnsi="Times New Roman" w:cs="Times New Roman"/>
          <w:lang w:val="en-US" w:eastAsia="zh-CN"/>
        </w:rPr>
        <w:t>检验</w:t>
      </w:r>
      <w:r>
        <w:rPr>
          <w:rFonts w:hint="default" w:ascii="Times New Roman" w:hAnsi="Times New Roman" w:eastAsia="宋体" w:cs="Times New Roman"/>
        </w:rPr>
        <w:t>程序</w:t>
      </w:r>
      <w:r>
        <w:rPr>
          <w:rFonts w:hint="eastAsia" w:ascii="Times New Roman" w:hAnsi="Times New Roman" w:cs="Times New Roman"/>
          <w:lang w:val="en-US" w:eastAsia="zh-CN"/>
        </w:rPr>
        <w:t>的</w:t>
      </w:r>
      <w:r>
        <w:rPr>
          <w:rFonts w:hint="default" w:ascii="Times New Roman" w:hAnsi="Times New Roman" w:eastAsia="宋体" w:cs="Times New Roman"/>
        </w:rPr>
        <w:t>安全性操作如</w:t>
      </w:r>
      <w:r>
        <w:rPr>
          <w:rFonts w:hint="default" w:ascii="Times New Roman" w:hAnsi="Times New Roman" w:eastAsia="宋体" w:cs="Times New Roman"/>
          <w:lang w:val="en-US" w:eastAsia="zh-CN"/>
        </w:rPr>
        <w:t>图 5-1～图 5-12</w:t>
      </w:r>
      <w:r>
        <w:rPr>
          <w:rFonts w:hint="default" w:ascii="Times New Roman" w:hAnsi="Times New Roman" w:eastAsia="宋体" w:cs="Times New Roman"/>
        </w:rPr>
        <w:t>所示</w:t>
      </w:r>
      <w:r>
        <w:rPr>
          <w:rFonts w:hint="default" w:ascii="Times New Roman" w:hAnsi="Times New Roman" w:eastAsia="宋体" w:cs="Times New Roman"/>
          <w:lang w:eastAsia="zh-CN"/>
        </w:rPr>
        <w:t>。</w:t>
      </w:r>
    </w:p>
    <w:p>
      <w:pPr>
        <w:spacing w:before="156"/>
        <w:ind w:firstLine="560"/>
        <w:jc w:val="center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0" distR="0">
            <wp:extent cx="3644900" cy="2734310"/>
            <wp:effectExtent l="0" t="0" r="12700" b="889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图5-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图5-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进入Vericut软件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</w:rPr>
        <w:drawing>
          <wp:anchor distT="0" distB="0" distL="0" distR="0" simplePos="0" relativeHeight="251742208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60960</wp:posOffset>
            </wp:positionV>
            <wp:extent cx="4370705" cy="2444115"/>
            <wp:effectExtent l="0" t="0" r="3175" b="9525"/>
            <wp:wrapTopAndBottom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 xml:space="preserve">  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图5-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图5-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2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选择机床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</w:rPr>
        <w:drawing>
          <wp:anchor distT="0" distB="0" distL="0" distR="0" simplePos="0" relativeHeight="251743232" behindDoc="0" locked="0" layoutInCell="1" allowOverlap="1">
            <wp:simplePos x="0" y="0"/>
            <wp:positionH relativeFrom="column">
              <wp:posOffset>660400</wp:posOffset>
            </wp:positionH>
            <wp:positionV relativeFrom="paragraph">
              <wp:posOffset>45720</wp:posOffset>
            </wp:positionV>
            <wp:extent cx="4427855" cy="2474595"/>
            <wp:effectExtent l="0" t="0" r="6985" b="9525"/>
            <wp:wrapTopAndBottom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图5-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图5-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3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选择机床系统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</w:rPr>
        <w:drawing>
          <wp:anchor distT="0" distB="0" distL="0" distR="0" simplePos="0" relativeHeight="251744256" behindDoc="0" locked="0" layoutInCell="1" allowOverlap="1">
            <wp:simplePos x="0" y="0"/>
            <wp:positionH relativeFrom="column">
              <wp:posOffset>575310</wp:posOffset>
            </wp:positionH>
            <wp:positionV relativeFrom="paragraph">
              <wp:posOffset>157480</wp:posOffset>
            </wp:positionV>
            <wp:extent cx="4549775" cy="2545080"/>
            <wp:effectExtent l="0" t="0" r="6985" b="0"/>
            <wp:wrapTopAndBottom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图5-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图5-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4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添加夹具</w:t>
      </w:r>
    </w:p>
    <w:p>
      <w:pPr>
        <w:tabs>
          <w:tab w:val="left" w:pos="1960"/>
        </w:tabs>
        <w:ind w:left="0" w:leftChars="0" w:firstLine="0" w:firstLineChars="0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tabs>
          <w:tab w:val="left" w:pos="1960"/>
        </w:tabs>
        <w:ind w:left="0" w:leftChars="0" w:firstLine="0" w:firstLineChars="0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tabs>
          <w:tab w:val="left" w:pos="772"/>
          <w:tab w:val="center" w:pos="4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0" w:firstLineChar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</w:rPr>
        <w:drawing>
          <wp:anchor distT="0" distB="0" distL="114935" distR="114935" simplePos="0" relativeHeight="251745280" behindDoc="0" locked="0" layoutInCell="1" allowOverlap="1">
            <wp:simplePos x="0" y="0"/>
            <wp:positionH relativeFrom="column">
              <wp:posOffset>779780</wp:posOffset>
            </wp:positionH>
            <wp:positionV relativeFrom="paragraph">
              <wp:posOffset>91440</wp:posOffset>
            </wp:positionV>
            <wp:extent cx="3827780" cy="1600200"/>
            <wp:effectExtent l="0" t="0" r="12700" b="0"/>
            <wp:wrapTopAndBottom/>
            <wp:docPr id="1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277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图5-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图5-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5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创建毛坯</w:t>
      </w:r>
    </w:p>
    <w:p>
      <w:pPr>
        <w:keepNext w:val="0"/>
        <w:keepLines w:val="0"/>
        <w:pageBreakBefore w:val="0"/>
        <w:widowControl w:val="0"/>
        <w:tabs>
          <w:tab w:val="left" w:pos="772"/>
          <w:tab w:val="center" w:pos="4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0" w:firstLineChar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0" w:firstLineChar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</w:rPr>
        <w:drawing>
          <wp:anchor distT="0" distB="0" distL="114935" distR="114935" simplePos="0" relativeHeight="251746304" behindDoc="0" locked="0" layoutInCell="1" allowOverlap="1">
            <wp:simplePos x="0" y="0"/>
            <wp:positionH relativeFrom="column">
              <wp:posOffset>680720</wp:posOffset>
            </wp:positionH>
            <wp:positionV relativeFrom="paragraph">
              <wp:posOffset>0</wp:posOffset>
            </wp:positionV>
            <wp:extent cx="4030345" cy="2969260"/>
            <wp:effectExtent l="0" t="0" r="8255" b="2540"/>
            <wp:wrapTopAndBottom/>
            <wp:docPr id="1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03034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图5-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图5-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6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创建所需要的刀具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0" w:firstLineChar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anchor distT="0" distB="0" distL="0" distR="0" simplePos="0" relativeHeight="251747328" behindDoc="0" locked="0" layoutInCell="1" allowOverlap="1">
            <wp:simplePos x="0" y="0"/>
            <wp:positionH relativeFrom="column">
              <wp:posOffset>-27940</wp:posOffset>
            </wp:positionH>
            <wp:positionV relativeFrom="paragraph">
              <wp:posOffset>408305</wp:posOffset>
            </wp:positionV>
            <wp:extent cx="2924175" cy="2818765"/>
            <wp:effectExtent l="0" t="0" r="1905" b="635"/>
            <wp:wrapTopAndBottom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0" w:firstLineChar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anchor distT="0" distB="0" distL="114935" distR="114935" simplePos="0" relativeHeight="251748352" behindDoc="0" locked="0" layoutInCell="1" allowOverlap="1">
            <wp:simplePos x="0" y="0"/>
            <wp:positionH relativeFrom="column">
              <wp:posOffset>3149600</wp:posOffset>
            </wp:positionH>
            <wp:positionV relativeFrom="paragraph">
              <wp:posOffset>3810</wp:posOffset>
            </wp:positionV>
            <wp:extent cx="2013585" cy="2830195"/>
            <wp:effectExtent l="0" t="0" r="13335" b="4445"/>
            <wp:wrapTopAndBottom/>
            <wp:docPr id="1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6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01358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   图5-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图5-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7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移动工作坐标系         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  图5-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图5-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8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输入正面加工程序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0" w:firstLineChars="0"/>
        <w:jc w:val="center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719070" cy="2805430"/>
            <wp:effectExtent l="0" t="0" r="8890" b="13970"/>
            <wp:docPr id="1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7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</w:rPr>
        <w:drawing>
          <wp:inline distT="0" distB="0" distL="114300" distR="114300">
            <wp:extent cx="2044065" cy="2834005"/>
            <wp:effectExtent l="0" t="0" r="13335" b="635"/>
            <wp:docPr id="1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8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044065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0" w:firstLineChar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图5-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图5-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9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加工正面完成图        图5-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图5-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10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创建一个新工位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0" w:firstLineChar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0" w:firstLineChars="0"/>
        <w:jc w:val="center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2687320</wp:posOffset>
            </wp:positionH>
            <wp:positionV relativeFrom="paragraph">
              <wp:posOffset>107950</wp:posOffset>
            </wp:positionV>
            <wp:extent cx="2844800" cy="2967355"/>
            <wp:effectExtent l="0" t="0" r="5080" b="4445"/>
            <wp:wrapTopAndBottom/>
            <wp:docPr id="1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0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414020</wp:posOffset>
            </wp:positionH>
            <wp:positionV relativeFrom="paragraph">
              <wp:posOffset>103505</wp:posOffset>
            </wp:positionV>
            <wp:extent cx="2151380" cy="2938145"/>
            <wp:effectExtent l="0" t="0" r="12700" b="3175"/>
            <wp:wrapTopAndBottom/>
            <wp:docPr id="1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9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15138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图5-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图5-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11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输入反面加工程序  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 xml:space="preserve">      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 图5-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图5-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12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反面加工完成图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如上过程所示，此零件的正、反面加工程序已效验完毕。在Vericut仿真软件中没有发现此加工程序出现过切、撞机等危险性，说明该程序有安全性、加工效率较高，可在机床上进行试切。</w:t>
      </w:r>
    </w:p>
    <w:p>
      <w:pPr>
        <w:rPr>
          <w:rFonts w:hint="default" w:ascii="Times New Roman" w:hAnsi="Times New Roman" w:eastAsia="宋体" w:cs="Times New Roman"/>
          <w:sz w:val="30"/>
          <w:szCs w:val="30"/>
          <w:lang w:val="en-US" w:eastAsia="zh-CN"/>
        </w:rPr>
      </w:pPr>
      <w:bookmarkStart w:id="75" w:name="_Toc4573"/>
      <w:bookmarkStart w:id="76" w:name="_Toc25603023"/>
      <w:bookmarkStart w:id="77" w:name="_Toc25603230"/>
      <w:r>
        <w:rPr>
          <w:rFonts w:hint="default" w:ascii="Times New Roman" w:hAnsi="Times New Roman" w:eastAsia="宋体" w:cs="Times New Roman"/>
          <w:sz w:val="30"/>
          <w:szCs w:val="30"/>
          <w:lang w:val="en-US" w:eastAsia="zh-CN"/>
        </w:rPr>
        <w:br w:type="page"/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  <w:sz w:val="32"/>
          <w:szCs w:val="32"/>
        </w:rPr>
      </w:pPr>
      <w:bookmarkStart w:id="78" w:name="_Toc9711"/>
      <w: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  <w:t xml:space="preserve">第六章 </w:t>
      </w:r>
      <w:r>
        <w:rPr>
          <w:rFonts w:hint="default" w:ascii="Times New Roman" w:hAnsi="Times New Roman" w:eastAsia="宋体" w:cs="Times New Roman"/>
          <w:sz w:val="32"/>
          <w:szCs w:val="32"/>
        </w:rPr>
        <w:t>试切削</w:t>
      </w:r>
      <w:bookmarkEnd w:id="75"/>
      <w:bookmarkEnd w:id="76"/>
      <w:bookmarkEnd w:id="77"/>
      <w:bookmarkEnd w:id="78"/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textAlignment w:val="auto"/>
        <w:rPr>
          <w:rFonts w:hint="default" w:ascii="Times New Roman" w:hAnsi="Times New Roman" w:eastAsia="宋体" w:cs="Times New Roman"/>
        </w:rPr>
      </w:pPr>
      <w:bookmarkStart w:id="79" w:name="_Toc25603231"/>
      <w:bookmarkStart w:id="80" w:name="_Toc4988"/>
      <w:bookmarkStart w:id="81" w:name="_Toc25603024"/>
      <w:bookmarkStart w:id="82" w:name="_Toc32022"/>
      <w:r>
        <w:rPr>
          <w:rFonts w:hint="default" w:ascii="Times New Roman" w:hAnsi="Times New Roman" w:eastAsia="宋体" w:cs="Times New Roman"/>
        </w:rPr>
        <w:t>6.1</w:t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对刀</w:t>
      </w:r>
      <w:r>
        <w:rPr>
          <w:rFonts w:hint="default" w:ascii="Times New Roman" w:hAnsi="Times New Roman" w:eastAsia="宋体" w:cs="Times New Roman"/>
        </w:rPr>
        <w:t>操作</w:t>
      </w:r>
      <w:bookmarkEnd w:id="79"/>
      <w:bookmarkEnd w:id="80"/>
      <w:bookmarkEnd w:id="81"/>
      <w:bookmarkEnd w:id="8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56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对刀是</w:t>
      </w:r>
      <w:r>
        <w:rPr>
          <w:rFonts w:hint="eastAsia" w:ascii="Times New Roman" w:hAnsi="Times New Roman" w:cs="Times New Roman"/>
          <w:lang w:val="en-US" w:eastAsia="zh-CN"/>
        </w:rPr>
        <w:t>为了在机床上装夹后，方便刀具运转时有一个参考点，用于确定工件在坐标的位置</w:t>
      </w:r>
      <w:r>
        <w:rPr>
          <w:rFonts w:hint="default" w:ascii="Times New Roman" w:hAnsi="Times New Roman" w:eastAsia="宋体" w:cs="Times New Roman"/>
        </w:rPr>
        <w:t>。</w:t>
      </w:r>
      <w:r>
        <w:rPr>
          <w:rFonts w:hint="eastAsia" w:ascii="Times New Roman" w:hAnsi="Times New Roman" w:cs="Times New Roman"/>
          <w:lang w:val="en-US" w:eastAsia="zh-CN"/>
        </w:rPr>
        <w:t>在加工中心上的对刀点我们应该选择坐标系的原点，</w:t>
      </w:r>
      <w:r>
        <w:rPr>
          <w:rFonts w:hint="default" w:ascii="Times New Roman" w:hAnsi="Times New Roman" w:eastAsia="宋体" w:cs="Times New Roman"/>
        </w:rPr>
        <w:t>至少是与X、Y方向重合。</w:t>
      </w:r>
      <w:r>
        <w:rPr>
          <w:rFonts w:hint="eastAsia" w:ascii="Times New Roman" w:hAnsi="Times New Roman" w:cs="Times New Roman"/>
          <w:lang w:val="en-US" w:eastAsia="zh-CN"/>
        </w:rPr>
        <w:t>这样也有利于保证对刀的精度，</w:t>
      </w:r>
      <w:r>
        <w:rPr>
          <w:rFonts w:hint="default" w:ascii="Times New Roman" w:hAnsi="Times New Roman" w:eastAsia="宋体" w:cs="Times New Roman"/>
        </w:rPr>
        <w:t>减少对刀</w:t>
      </w:r>
      <w:r>
        <w:rPr>
          <w:rFonts w:hint="eastAsia" w:ascii="Times New Roman" w:hAnsi="Times New Roman" w:cs="Times New Roman"/>
          <w:lang w:val="en-US" w:eastAsia="zh-CN"/>
        </w:rPr>
        <w:t>的</w:t>
      </w:r>
      <w:r>
        <w:rPr>
          <w:rFonts w:hint="default" w:ascii="Times New Roman" w:hAnsi="Times New Roman" w:eastAsia="宋体" w:cs="Times New Roman"/>
        </w:rPr>
        <w:t>误差。</w:t>
      </w:r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bookmarkStart w:id="83" w:name="_Toc25603236"/>
      <w:bookmarkStart w:id="84" w:name="_Toc28790"/>
      <w:bookmarkStart w:id="85" w:name="_Toc5129"/>
      <w:r>
        <w:rPr>
          <w:rFonts w:hint="default" w:ascii="Times New Roman" w:hAnsi="Times New Roman" w:eastAsia="宋体" w:cs="Times New Roman"/>
          <w:lang w:val="en-US" w:eastAsia="zh-CN"/>
        </w:rPr>
        <w:t>6.2 对刀方法</w:t>
      </w:r>
      <w:bookmarkEnd w:id="83"/>
      <w:bookmarkEnd w:id="84"/>
      <w:bookmarkEnd w:id="85"/>
    </w:p>
    <w:p>
      <w:pPr>
        <w:pStyle w:val="2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textAlignment w:val="auto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常用的对刀方法：</w:t>
      </w:r>
      <w:r>
        <w:rPr>
          <w:rFonts w:hint="default" w:ascii="Times New Roman" w:hAnsi="Times New Roman" w:eastAsia="宋体" w:cs="Times New Roman"/>
        </w:rPr>
        <w:t>试切法</w:t>
      </w:r>
      <w:r>
        <w:rPr>
          <w:rFonts w:hint="eastAsia" w:ascii="Times New Roman" w:hAnsi="Times New Roman" w:cs="Times New Roman"/>
          <w:lang w:val="en-US" w:eastAsia="zh-CN"/>
        </w:rPr>
        <w:t>、</w:t>
      </w:r>
      <w:r>
        <w:rPr>
          <w:rFonts w:hint="default" w:ascii="Times New Roman" w:hAnsi="Times New Roman" w:eastAsia="宋体" w:cs="Times New Roman"/>
        </w:rPr>
        <w:t>寻边器对刀</w:t>
      </w:r>
      <w:r>
        <w:rPr>
          <w:rFonts w:hint="eastAsia" w:ascii="Times New Roman" w:hAnsi="Times New Roman" w:cs="Times New Roman"/>
          <w:lang w:val="en-US" w:eastAsia="zh-CN"/>
        </w:rPr>
        <w:t>、</w:t>
      </w:r>
      <w:r>
        <w:rPr>
          <w:rFonts w:hint="default" w:ascii="Times New Roman" w:hAnsi="Times New Roman" w:eastAsia="宋体" w:cs="Times New Roman"/>
        </w:rPr>
        <w:t>分中棒对刀</w:t>
      </w:r>
      <w:r>
        <w:rPr>
          <w:rFonts w:hint="eastAsia" w:ascii="Times New Roman" w:hAnsi="Times New Roman" w:cs="Times New Roman"/>
          <w:lang w:val="en-US" w:eastAsia="zh-CN"/>
        </w:rPr>
        <w:t>、</w:t>
      </w:r>
      <w:r>
        <w:rPr>
          <w:rFonts w:hint="default" w:ascii="Times New Roman" w:hAnsi="Times New Roman" w:eastAsia="宋体" w:cs="Times New Roman"/>
        </w:rPr>
        <w:t>百分表对刀</w:t>
      </w:r>
      <w:r>
        <w:rPr>
          <w:rFonts w:hint="eastAsia" w:ascii="Times New Roman" w:hAnsi="Times New Roman" w:cs="Times New Roman"/>
          <w:lang w:val="en-US" w:eastAsia="zh-CN"/>
        </w:rPr>
        <w:t>、</w:t>
      </w:r>
      <w:r>
        <w:rPr>
          <w:rFonts w:hint="default" w:ascii="Times New Roman" w:hAnsi="Times New Roman" w:eastAsia="宋体" w:cs="Times New Roman"/>
        </w:rPr>
        <w:t>杠杆百分表对刀</w:t>
      </w:r>
      <w:r>
        <w:rPr>
          <w:rFonts w:hint="eastAsia" w:ascii="Times New Roman" w:hAnsi="Times New Roman" w:cs="Times New Roman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560" w:firstLineChars="200"/>
        <w:textAlignment w:val="auto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1</w:t>
      </w:r>
      <w:r>
        <w:rPr>
          <w:rFonts w:hint="eastAsia" w:ascii="Times New Roman" w:hAnsi="Times New Roman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试切法：</w:t>
      </w:r>
      <w:r>
        <w:rPr>
          <w:rFonts w:hint="eastAsia" w:ascii="Times New Roman" w:hAnsi="Times New Roman" w:cs="Times New Roman"/>
          <w:lang w:val="en-US" w:eastAsia="zh-CN"/>
        </w:rPr>
        <w:t>操作的方式比较简单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eastAsia" w:ascii="Times New Roman" w:hAnsi="Times New Roman" w:cs="Times New Roman"/>
          <w:lang w:val="en-US" w:eastAsia="zh-CN"/>
        </w:rPr>
        <w:t>缺点：对刀时会在工件上留下痕迹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eastAsia" w:ascii="Times New Roman" w:hAnsi="Times New Roman" w:cs="Times New Roman"/>
          <w:lang w:val="en-US" w:eastAsia="zh-CN"/>
        </w:rPr>
        <w:t>对刀的精度也不高，只</w:t>
      </w:r>
      <w:r>
        <w:rPr>
          <w:rFonts w:hint="default" w:ascii="Times New Roman" w:hAnsi="Times New Roman" w:eastAsia="宋体" w:cs="Times New Roman"/>
        </w:rPr>
        <w:t>适用于零件</w:t>
      </w:r>
      <w:r>
        <w:rPr>
          <w:rFonts w:hint="eastAsia" w:ascii="Times New Roman" w:hAnsi="Times New Roman" w:cs="Times New Roman"/>
          <w:lang w:val="en-US" w:eastAsia="zh-CN"/>
        </w:rPr>
        <w:t>在粗加工时的</w:t>
      </w:r>
      <w:r>
        <w:rPr>
          <w:rFonts w:hint="default" w:ascii="Times New Roman" w:hAnsi="Times New Roman" w:eastAsia="宋体" w:cs="Times New Roman"/>
        </w:rPr>
        <w:t>对刀。其方法是：在零件左边碰一下，将相对坐标清零，在零件右边碰一下，记录数据，然后将X轴摇到记录数据的一半，就得到了X轴的中心点。Y轴同理。</w:t>
      </w:r>
    </w:p>
    <w:p>
      <w:pPr>
        <w:pStyle w:val="2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（2）</w:t>
      </w:r>
      <w:r>
        <w:rPr>
          <w:rFonts w:hint="default" w:ascii="Times New Roman" w:hAnsi="Times New Roman" w:eastAsia="宋体" w:cs="Times New Roman"/>
          <w:lang w:val="en-US" w:eastAsia="zh-CN"/>
        </w:rPr>
        <w:t>寻边器对刀：</w:t>
      </w:r>
      <w:r>
        <w:rPr>
          <w:rFonts w:hint="eastAsia" w:ascii="Times New Roman" w:hAnsi="Times New Roman" w:cs="Times New Roman"/>
          <w:lang w:val="en-US" w:eastAsia="zh-CN"/>
        </w:rPr>
        <w:t>操作方式较为简单也很快捷</w:t>
      </w:r>
      <w:r>
        <w:rPr>
          <w:rFonts w:hint="default" w:ascii="Times New Roman" w:hAnsi="Times New Roman" w:eastAsia="宋体" w:cs="Times New Roman"/>
          <w:lang w:val="en-US" w:eastAsia="zh-CN"/>
        </w:rPr>
        <w:t>，</w:t>
      </w:r>
      <w:r>
        <w:rPr>
          <w:rFonts w:hint="eastAsia" w:ascii="Times New Roman" w:hAnsi="Times New Roman" w:cs="Times New Roman"/>
          <w:lang w:val="en-US" w:eastAsia="zh-CN"/>
        </w:rPr>
        <w:t>对刀的精度也较高</w:t>
      </w:r>
      <w:r>
        <w:rPr>
          <w:rFonts w:hint="default" w:ascii="Times New Roman" w:hAnsi="Times New Roman" w:eastAsia="宋体" w:cs="Times New Roman"/>
          <w:lang w:val="en-US" w:eastAsia="zh-CN"/>
        </w:rPr>
        <w:t>，</w:t>
      </w:r>
      <w:r>
        <w:rPr>
          <w:rFonts w:hint="eastAsia" w:ascii="Times New Roman" w:hAnsi="Times New Roman" w:cs="Times New Roman"/>
          <w:lang w:val="en-US" w:eastAsia="zh-CN"/>
        </w:rPr>
        <w:t>也不会在工件上留下痕迹</w:t>
      </w:r>
      <w:r>
        <w:rPr>
          <w:rFonts w:hint="default" w:ascii="Times New Roman" w:hAnsi="Times New Roman" w:eastAsia="宋体" w:cs="Times New Roman"/>
          <w:lang w:val="en-US" w:eastAsia="zh-CN"/>
        </w:rPr>
        <w:t>，一般加工精度较高的工件都会使用寻边器对刀。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3</w:t>
      </w:r>
      <w:r>
        <w:rPr>
          <w:rFonts w:hint="eastAsia" w:ascii="Times New Roman" w:hAnsi="Times New Roman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百分表对刀：</w:t>
      </w:r>
      <w:r>
        <w:rPr>
          <w:rFonts w:hint="eastAsia" w:ascii="Times New Roman" w:hAnsi="Times New Roman" w:cs="Times New Roman"/>
          <w:lang w:val="en-US" w:eastAsia="zh-CN"/>
        </w:rPr>
        <w:t>操作起来较为简单，但此方法会在工件上留下痕迹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eastAsia" w:ascii="Times New Roman" w:hAnsi="Times New Roman" w:cs="Times New Roman"/>
          <w:lang w:val="en-US" w:eastAsia="zh-CN"/>
        </w:rPr>
        <w:t>精度也不高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eastAsia" w:ascii="Times New Roman" w:hAnsi="Times New Roman" w:cs="Times New Roman"/>
          <w:lang w:val="en-US" w:eastAsia="zh-CN"/>
        </w:rPr>
        <w:t>只</w:t>
      </w:r>
      <w:r>
        <w:rPr>
          <w:rFonts w:hint="default" w:ascii="Times New Roman" w:hAnsi="Times New Roman" w:eastAsia="宋体" w:cs="Times New Roman"/>
        </w:rPr>
        <w:t>适合用于零件的粗加工对刀。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cs="Times New Roman"/>
          <w:lang w:eastAsia="zh-CN"/>
        </w:rPr>
        <w:t>（</w:t>
      </w:r>
      <w:r>
        <w:rPr>
          <w:rFonts w:hint="eastAsia" w:ascii="Times New Roman" w:hAnsi="Times New Roman" w:cs="Times New Roman"/>
          <w:lang w:val="en-US" w:eastAsia="zh-CN"/>
        </w:rPr>
        <w:t>4</w:t>
      </w:r>
      <w:r>
        <w:rPr>
          <w:rFonts w:hint="eastAsia" w:ascii="Times New Roman" w:hAnsi="Times New Roman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杠杆百分表对刀：</w:t>
      </w:r>
      <w:r>
        <w:rPr>
          <w:rFonts w:hint="eastAsia" w:ascii="Times New Roman" w:hAnsi="Times New Roman" w:cs="Times New Roman"/>
          <w:lang w:val="en-US" w:eastAsia="zh-CN"/>
        </w:rPr>
        <w:t>对刀的精度较高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eastAsia" w:ascii="Times New Roman" w:hAnsi="Times New Roman" w:cs="Times New Roman"/>
          <w:lang w:val="en-US" w:eastAsia="zh-CN"/>
        </w:rPr>
        <w:t>但操作方法相对来说比较麻烦，效率也就比较低</w:t>
      </w:r>
      <w:r>
        <w:rPr>
          <w:rFonts w:hint="default" w:ascii="Times New Roman" w:hAnsi="Times New Roman" w:eastAsia="宋体" w:cs="Times New Roman"/>
        </w:rPr>
        <w:t>。其方法为：</w:t>
      </w:r>
      <w:r>
        <w:rPr>
          <w:rFonts w:hint="eastAsia" w:ascii="Times New Roman" w:hAnsi="Times New Roman" w:cs="Times New Roman"/>
          <w:lang w:val="en-US" w:eastAsia="zh-CN"/>
        </w:rPr>
        <w:t>首先固定在表座上，当表头旋转时，让表头慢慢靠近平面，当指针跳动幅度在对刀的误差内，</w:t>
      </w:r>
      <w:r>
        <w:rPr>
          <w:rFonts w:hint="default" w:ascii="Times New Roman" w:hAnsi="Times New Roman" w:eastAsia="宋体" w:cs="Times New Roman"/>
        </w:rPr>
        <w:t>此时可认为主轴的旋转中心与被测孔中心重合, 输入此时机械坐标系中X 和Y 的坐标值到G54 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Chars="0" w:firstLine="560" w:firstLineChars="200"/>
        <w:textAlignment w:val="auto"/>
        <w:rPr>
          <w:rFonts w:hint="default" w:ascii="Times New Roman" w:hAnsi="Times New Roman" w:eastAsia="宋体" w:cs="Times New Roman"/>
          <w:kern w:val="3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（5）</w:t>
      </w:r>
      <w:r>
        <w:rPr>
          <w:rFonts w:hint="default" w:ascii="Times New Roman" w:hAnsi="Times New Roman" w:eastAsia="宋体" w:cs="Times New Roman"/>
          <w:lang w:val="en-US" w:eastAsia="zh-CN"/>
        </w:rPr>
        <w:t>此零件需要二次装夹，</w:t>
      </w:r>
      <w:r>
        <w:rPr>
          <w:rFonts w:hint="eastAsia" w:ascii="Times New Roman" w:hAnsi="Times New Roman" w:cs="Times New Roman"/>
          <w:lang w:val="en-US" w:eastAsia="zh-CN"/>
        </w:rPr>
        <w:t>在加工时我们需要结合加工实际情况，从切削用量的选择，数控机床的加工路线，还有刀具的选择，为了减少对刀的次数，零件的精度，所以</w:t>
      </w:r>
      <w:r>
        <w:rPr>
          <w:rFonts w:hint="default" w:ascii="Times New Roman" w:hAnsi="Times New Roman" w:eastAsia="宋体" w:cs="Times New Roman"/>
          <w:lang w:val="en-US" w:eastAsia="zh-CN"/>
        </w:rPr>
        <w:t>采用寻边器、百分表对刀的方式</w:t>
      </w:r>
      <w:r>
        <w:rPr>
          <w:rFonts w:hint="default" w:ascii="Times New Roman" w:hAnsi="Times New Roman" w:eastAsia="宋体" w:cs="Times New Roman"/>
          <w:kern w:val="3"/>
          <w:lang w:val="en-US" w:eastAsia="zh-CN"/>
        </w:rPr>
        <w:t>。</w:t>
      </w:r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bookmarkStart w:id="86" w:name="_Toc434"/>
      <w:bookmarkStart w:id="87" w:name="_Toc24174"/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6.3 加工需注意事项</w:t>
      </w:r>
      <w:bookmarkEnd w:id="86"/>
      <w:bookmarkEnd w:id="8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560" w:firstLineChars="200"/>
        <w:textAlignment w:val="auto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  <w:lang w:eastAsia="zh-CN"/>
        </w:rPr>
        <w:t>（</w:t>
      </w:r>
      <w:r>
        <w:rPr>
          <w:rFonts w:hint="default" w:ascii="Times New Roman" w:hAnsi="Times New Roman" w:eastAsia="宋体" w:cs="Times New Roman"/>
        </w:rPr>
        <w:t>1）操作人员必须穿戴好工作服、安全帽、安全鞋、护目镜等</w:t>
      </w:r>
      <w:r>
        <w:rPr>
          <w:rFonts w:hint="default" w:ascii="Times New Roman" w:hAnsi="Times New Roman" w:eastAsia="宋体" w:cs="Times New Roman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560" w:firstLineChars="200"/>
        <w:textAlignment w:val="auto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  <w:lang w:eastAsia="zh-CN"/>
        </w:rPr>
        <w:t>（</w:t>
      </w:r>
      <w:r>
        <w:rPr>
          <w:rFonts w:hint="default" w:ascii="Times New Roman" w:hAnsi="Times New Roman" w:eastAsia="宋体" w:cs="Times New Roman"/>
        </w:rPr>
        <w:t>2）在机床停止时进行刀具调整，确认刀具在换刀过程中不和其他部分碰撞</w:t>
      </w:r>
      <w:r>
        <w:rPr>
          <w:rFonts w:hint="default" w:ascii="Times New Roman" w:hAnsi="Times New Roman" w:eastAsia="宋体" w:cs="Times New Roman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560" w:firstLineChars="200"/>
        <w:textAlignment w:val="auto"/>
        <w:rPr>
          <w:rFonts w:hint="default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  <w:lang w:eastAsia="zh-CN"/>
        </w:rPr>
        <w:t>（</w:t>
      </w:r>
      <w:r>
        <w:rPr>
          <w:rFonts w:hint="default" w:ascii="Times New Roman" w:hAnsi="Times New Roman" w:eastAsia="宋体" w:cs="Times New Roman"/>
        </w:rPr>
        <w:t>3）不得把手伸入其中</w:t>
      </w:r>
      <w:r>
        <w:rPr>
          <w:rFonts w:hint="default" w:ascii="Times New Roman" w:hAnsi="Times New Roman" w:eastAsia="宋体" w:cs="Times New Roman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560" w:firstLineChars="20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（4</w:t>
      </w:r>
      <w:r>
        <w:rPr>
          <w:rFonts w:hint="default" w:ascii="Times New Roman" w:hAnsi="Times New Roman" w:eastAsia="宋体" w:cs="Times New Roman"/>
        </w:rPr>
        <w:t>）熟悉机床的紧急开关作用与位置以及机床操作的顺序</w:t>
      </w:r>
      <w:r>
        <w:rPr>
          <w:rFonts w:hint="default" w:ascii="Times New Roman" w:hAnsi="Times New Roman" w:eastAsia="宋体" w:cs="Times New Roman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560" w:firstLineChars="20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（5）</w:t>
      </w:r>
      <w:r>
        <w:rPr>
          <w:rFonts w:hint="default" w:ascii="Times New Roman" w:hAnsi="Times New Roman" w:eastAsia="宋体" w:cs="Times New Roman"/>
          <w:lang w:val="en-US" w:eastAsia="zh-CN"/>
        </w:rPr>
        <w:t>准备加工时应检查程序与对应的刀具是否一致；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0" w:leftChars="0" w:firstLine="560" w:firstLineChars="20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（6</w:t>
      </w:r>
      <w:r>
        <w:rPr>
          <w:rFonts w:hint="default" w:ascii="Times New Roman" w:hAnsi="Times New Roman" w:eastAsia="宋体" w:cs="Times New Roman"/>
        </w:rPr>
        <w:t>）</w:t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</w:rPr>
        <w:t>机床运转时不得调整刀具以及测量零件。</w:t>
      </w:r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0" w:firstLineChars="0"/>
        <w:textAlignment w:val="auto"/>
        <w:rPr>
          <w:rFonts w:hint="default" w:ascii="Times New Roman" w:hAnsi="Times New Roman" w:eastAsia="宋体" w:cs="Times New Roman"/>
        </w:rPr>
      </w:pPr>
      <w:bookmarkStart w:id="88" w:name="_Toc25603029"/>
      <w:bookmarkStart w:id="89" w:name="_Toc11379"/>
      <w:bookmarkStart w:id="90" w:name="_Toc25603238"/>
      <w:bookmarkStart w:id="91" w:name="_Toc5424"/>
      <w:r>
        <w:rPr>
          <w:rFonts w:hint="default" w:ascii="Times New Roman" w:hAnsi="Times New Roman" w:eastAsia="宋体" w:cs="Times New Roman"/>
          <w:lang w:val="en-US" w:eastAsia="zh-CN"/>
        </w:rPr>
        <w:t>6.4</w:t>
      </w:r>
      <w:r>
        <w:rPr>
          <w:rFonts w:hint="eastAsia" w:ascii="Times New Roman" w:hAnsi="Times New Roman" w:eastAsia="宋体" w:cs="Times New Roman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lang w:val="en-US" w:eastAsia="zh-CN"/>
        </w:rPr>
        <w:t>首件试切</w:t>
      </w:r>
      <w:bookmarkEnd w:id="88"/>
      <w:bookmarkEnd w:id="89"/>
      <w:bookmarkEnd w:id="90"/>
      <w:bookmarkEnd w:id="9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56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t>把通过Vericut仿真</w:t>
      </w:r>
      <w:r>
        <w:rPr>
          <w:rFonts w:hint="eastAsia" w:ascii="Times New Roman" w:hAnsi="Times New Roman" w:cs="Times New Roman"/>
          <w:lang w:val="en-US" w:eastAsia="zh-CN"/>
        </w:rPr>
        <w:t>验证后</w:t>
      </w:r>
      <w:r>
        <w:rPr>
          <w:rFonts w:hint="default" w:ascii="Times New Roman" w:hAnsi="Times New Roman" w:eastAsia="宋体" w:cs="Times New Roman"/>
        </w:rPr>
        <w:t>的程序输入机床</w:t>
      </w:r>
      <w:r>
        <w:rPr>
          <w:rFonts w:hint="eastAsia" w:ascii="Times New Roman" w:hAnsi="Times New Roman" w:cs="Times New Roman"/>
          <w:lang w:val="en-US" w:eastAsia="zh-CN"/>
        </w:rPr>
        <w:t>进行加工，</w:t>
      </w:r>
      <w:r>
        <w:rPr>
          <w:rFonts w:hint="default" w:ascii="Times New Roman" w:hAnsi="Times New Roman" w:eastAsia="宋体" w:cs="Times New Roman"/>
        </w:rPr>
        <w:t>先打开单段运行，在机床上确认下刀点、下刀高度没有问题之后，打开切削液对零件进行切削。</w:t>
      </w:r>
      <w:r>
        <w:rPr>
          <w:rFonts w:hint="eastAsia" w:ascii="Times New Roman" w:hAnsi="Times New Roman" w:cs="Times New Roman"/>
          <w:lang w:val="en-US" w:eastAsia="zh-CN"/>
        </w:rPr>
        <w:t>加工效果如图6-1所示。</w:t>
      </w:r>
    </w:p>
    <w:p>
      <w:pPr>
        <w:ind w:left="0" w:leftChars="0" w:firstLine="0" w:firstLineChars="0"/>
        <w:jc w:val="center"/>
        <w:rPr>
          <w:rFonts w:hint="default" w:ascii="Times New Roman" w:hAnsi="Times New Roman" w:eastAsia="宋体" w:cs="Times New Roman"/>
          <w:b w:val="0"/>
          <w:bCs w:val="0"/>
          <w:kern w:val="2"/>
          <w:sz w:val="28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bCs w:val="0"/>
          <w:kern w:val="2"/>
          <w:sz w:val="28"/>
          <w:szCs w:val="24"/>
          <w:lang w:val="en-US" w:eastAsia="zh-CN" w:bidi="ar-SA"/>
        </w:rPr>
        <w:drawing>
          <wp:inline distT="0" distB="0" distL="114300" distR="114300">
            <wp:extent cx="1757045" cy="2346960"/>
            <wp:effectExtent l="0" t="0" r="10795" b="0"/>
            <wp:docPr id="61" name="图片 61" descr="零件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零件图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b w:val="0"/>
          <w:bCs w:val="0"/>
          <w:kern w:val="2"/>
          <w:sz w:val="28"/>
          <w:szCs w:val="24"/>
          <w:lang w:val="en-US" w:eastAsia="zh-CN" w:bidi="ar-SA"/>
        </w:rPr>
        <w:drawing>
          <wp:inline distT="0" distB="0" distL="114300" distR="114300">
            <wp:extent cx="3121025" cy="2341880"/>
            <wp:effectExtent l="0" t="0" r="3175" b="5080"/>
            <wp:docPr id="137" name="图片 137" descr="零件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 descr="零件图片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0" w:firstLineChars="0"/>
        <w:jc w:val="center"/>
        <w:textAlignment w:val="auto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图6-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SEQ 图6- \* ARABIC </w:instrTex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零件加工完成</w:t>
      </w:r>
    </w:p>
    <w:p>
      <w:pPr>
        <w:pStyle w:val="2"/>
        <w:numPr>
          <w:ilvl w:val="0"/>
          <w:numId w:val="0"/>
        </w:numPr>
        <w:spacing w:before="156"/>
        <w:jc w:val="center"/>
        <w:rPr>
          <w:rFonts w:hint="default" w:ascii="Times New Roman" w:hAnsi="Times New Roman" w:eastAsia="宋体" w:cs="Times New Roman"/>
          <w:sz w:val="30"/>
          <w:szCs w:val="30"/>
        </w:rPr>
      </w:pPr>
      <w:bookmarkStart w:id="92" w:name="_Toc19458"/>
      <w:bookmarkStart w:id="93" w:name="_Toc21768"/>
      <w:r>
        <w:rPr>
          <w:rFonts w:hint="default" w:ascii="Times New Roman" w:hAnsi="Times New Roman" w:eastAsia="宋体" w:cs="Times New Roman"/>
          <w:sz w:val="30"/>
          <w:szCs w:val="30"/>
        </w:rPr>
        <w:t>总</w:t>
      </w:r>
      <w:r>
        <w:rPr>
          <w:rFonts w:hint="eastAsia" w:ascii="Times New Roman" w:hAnsi="Times New Roman" w:cs="Times New Roman"/>
          <w:sz w:val="30"/>
          <w:szCs w:val="30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sz w:val="30"/>
          <w:szCs w:val="30"/>
        </w:rPr>
        <w:t>结</w:t>
      </w:r>
      <w:bookmarkEnd w:id="92"/>
      <w:bookmarkEnd w:id="9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560" w:firstLineChars="20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通过本次毕业设计，</w:t>
      </w:r>
      <w:r>
        <w:rPr>
          <w:rFonts w:hint="eastAsia" w:ascii="Times New Roman" w:hAnsi="Times New Roman" w:cs="Times New Roman"/>
          <w:lang w:val="en-US" w:eastAsia="zh-CN"/>
        </w:rPr>
        <w:t>让</w:t>
      </w:r>
      <w:r>
        <w:rPr>
          <w:rFonts w:hint="default" w:ascii="Times New Roman" w:hAnsi="Times New Roman" w:eastAsia="宋体" w:cs="Times New Roman"/>
        </w:rPr>
        <w:t>我们加深了对</w:t>
      </w:r>
      <w:r>
        <w:rPr>
          <w:rFonts w:hint="eastAsia" w:ascii="Times New Roman" w:hAnsi="Times New Roman" w:cs="Times New Roman"/>
          <w:lang w:val="en-US" w:eastAsia="zh-CN"/>
        </w:rPr>
        <w:t>工件的结构分析、选择机床以及加工工艺</w:t>
      </w:r>
      <w:r>
        <w:rPr>
          <w:rFonts w:hint="default" w:ascii="Times New Roman" w:hAnsi="Times New Roman" w:eastAsia="宋体" w:cs="Times New Roman"/>
        </w:rPr>
        <w:t>的认识，</w:t>
      </w:r>
      <w:r>
        <w:rPr>
          <w:rFonts w:hint="eastAsia" w:ascii="Times New Roman" w:hAnsi="Times New Roman" w:cs="Times New Roman"/>
          <w:lang w:val="en-US" w:eastAsia="zh-CN"/>
        </w:rPr>
        <w:t>对我们所学的知识进行巩固，</w:t>
      </w:r>
      <w:r>
        <w:rPr>
          <w:rFonts w:hint="default" w:ascii="Times New Roman" w:hAnsi="Times New Roman" w:eastAsia="宋体" w:cs="Times New Roman"/>
        </w:rPr>
        <w:t>同时也认识到我们所学的知识不全面，因此我们即使离开了学院也应该继续、虚心的学习。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560" w:firstLineChars="20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本次的毕业设计采用</w:t>
      </w:r>
      <w:r>
        <w:rPr>
          <w:rFonts w:hint="eastAsia" w:ascii="Times New Roman" w:hAnsi="Times New Roman" w:cs="Times New Roman"/>
          <w:lang w:val="en-US" w:eastAsia="zh-CN"/>
        </w:rPr>
        <w:t>45#钢</w:t>
      </w:r>
      <w:r>
        <w:rPr>
          <w:rFonts w:hint="default" w:ascii="Times New Roman" w:hAnsi="Times New Roman" w:eastAsia="宋体" w:cs="Times New Roman"/>
        </w:rPr>
        <w:t>的材料。此材料硬度</w:t>
      </w:r>
      <w:r>
        <w:rPr>
          <w:rFonts w:hint="eastAsia" w:ascii="Times New Roman" w:hAnsi="Times New Roman" w:cs="Times New Roman"/>
          <w:lang w:val="en-US" w:eastAsia="zh-CN"/>
        </w:rPr>
        <w:t>较高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eastAsia" w:ascii="Times New Roman" w:hAnsi="Times New Roman" w:cs="Times New Roman"/>
          <w:lang w:val="en-US" w:eastAsia="zh-CN"/>
        </w:rPr>
        <w:t>不</w:t>
      </w:r>
      <w:r>
        <w:rPr>
          <w:rFonts w:hint="default" w:ascii="Times New Roman" w:hAnsi="Times New Roman" w:eastAsia="宋体" w:cs="Times New Roman"/>
        </w:rPr>
        <w:t>易切削。装夹时容易留有夹痕，因此也考验我们是否熟悉装夹装置，装夹零件是应该如何掌握力度。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560" w:firstLineChars="20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此次毕业设计的重点在于：如何保证零件精度、零件的结构工艺分析、刀具与机床的选择、加工顺序以及切削用量等等。</w:t>
      </w:r>
      <w:r>
        <w:rPr>
          <w:rFonts w:hint="eastAsia" w:ascii="Times New Roman" w:hAnsi="Times New Roman" w:cs="Times New Roman"/>
          <w:lang w:val="en-US" w:eastAsia="zh-CN"/>
        </w:rPr>
        <w:t>所以</w:t>
      </w:r>
      <w:r>
        <w:rPr>
          <w:rFonts w:hint="default" w:ascii="Times New Roman" w:hAnsi="Times New Roman" w:eastAsia="宋体" w:cs="Times New Roman"/>
        </w:rPr>
        <w:t>我们采取</w:t>
      </w:r>
      <w:r>
        <w:rPr>
          <w:rFonts w:hint="eastAsia" w:ascii="Times New Roman" w:hAnsi="Times New Roman" w:cs="Times New Roman"/>
          <w:lang w:val="en-US" w:eastAsia="zh-CN"/>
        </w:rPr>
        <w:t>的方式是</w:t>
      </w:r>
      <w:r>
        <w:rPr>
          <w:rFonts w:hint="default" w:ascii="Times New Roman" w:hAnsi="Times New Roman" w:eastAsia="宋体" w:cs="Times New Roman"/>
        </w:rPr>
        <w:t>半精加工，</w:t>
      </w:r>
      <w:r>
        <w:rPr>
          <w:rFonts w:hint="eastAsia" w:ascii="Times New Roman" w:hAnsi="Times New Roman" w:cs="Times New Roman"/>
          <w:lang w:val="en-US" w:eastAsia="zh-CN"/>
        </w:rPr>
        <w:t>为了保证零件的精度，需要对零件进行多次测量</w:t>
      </w:r>
      <w:r>
        <w:rPr>
          <w:rFonts w:hint="default" w:ascii="Times New Roman" w:hAnsi="Times New Roman" w:eastAsia="宋体" w:cs="Times New Roma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560" w:firstLineChars="20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毕业设计是对我们在学院进行学习成果的一个检验，检验我们对专业知识掌握，理解了多少，能不能灵活运用这些知识。</w:t>
      </w:r>
      <w:r>
        <w:rPr>
          <w:rFonts w:hint="eastAsia" w:ascii="Times New Roman" w:hAnsi="Times New Roman" w:cs="Times New Roman"/>
          <w:lang w:val="en-US" w:eastAsia="zh-CN"/>
        </w:rPr>
        <w:t>也是我们以后在社会中少不了的过程。</w:t>
      </w:r>
      <w:r>
        <w:rPr>
          <w:rFonts w:hint="default" w:ascii="Times New Roman" w:hAnsi="Times New Roman" w:eastAsia="宋体" w:cs="Times New Roman"/>
        </w:rPr>
        <w:t>在做毕业设计过程中，能使我们看到自己不足，在今后的社会实践中会更努力的去充实与完善自己。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560" w:firstLineChars="20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感谢学院的栽培与指导老师的悉心教导。在做毕业设计的过程中遇到过许多细节上的问题 ，如果没有指导老师的悉心教导与详细讲解问题所在，可能无法把毕业设计做的更好。指导老师有时候给我们补充一些课外的知识，让我更熟悉本专业的知识。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firstLine="720" w:firstLineChars="200"/>
        <w:textAlignment w:val="auto"/>
        <w:rPr>
          <w:rFonts w:hint="default" w:ascii="Times New Roman" w:hAnsi="Times New Roman" w:eastAsia="宋体" w:cs="Times New Roman"/>
          <w:sz w:val="36"/>
          <w:szCs w:val="36"/>
        </w:rPr>
        <w:sectPr>
          <w:pgSz w:w="11906" w:h="16838"/>
          <w:pgMar w:top="1134" w:right="1701" w:bottom="1134" w:left="1701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jc w:val="center"/>
        <w:textAlignment w:val="auto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bookmarkStart w:id="94" w:name="_Toc7250"/>
      <w:bookmarkStart w:id="95" w:name="_Toc25603240"/>
      <w:bookmarkStart w:id="96" w:name="_Toc14167"/>
      <w:r>
        <w:rPr>
          <w:rFonts w:hint="default" w:ascii="Times New Roman" w:hAnsi="Times New Roman" w:eastAsia="宋体" w:cs="Times New Roman"/>
          <w:sz w:val="28"/>
          <w:szCs w:val="28"/>
        </w:rPr>
        <w:t>参考文献</w:t>
      </w:r>
      <w:bookmarkEnd w:id="94"/>
      <w:bookmarkEnd w:id="95"/>
      <w:bookmarkEnd w:id="9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459" w:leftChars="0" w:right="0" w:rightChars="0" w:hanging="459" w:hangingChars="164"/>
        <w:jc w:val="both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[1] 编委会.加工中心操作工（基础知识 中级技能）[M].北京:劳动版,2010.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459" w:leftChars="0" w:right="0" w:rightChars="0" w:hanging="459" w:hangingChars="164"/>
        <w:jc w:val="both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[2] 沈建峰.数控铣床/加工中心技能鉴定考点分析和试题集萃[M].北京,2013.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459" w:leftChars="0" w:right="0" w:rightChars="0" w:hanging="459" w:hangingChars="164"/>
        <w:jc w:val="both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[3] FANUC 0i-MC 系统编程与机床操作说明书.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459" w:leftChars="0" w:right="0" w:rightChars="0" w:hanging="459" w:hangingChars="164"/>
        <w:jc w:val="both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[4] SIEMENS 802D 系统编程与机床操作说明书.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459" w:leftChars="0" w:right="0" w:rightChars="0" w:hanging="459" w:hangingChars="164"/>
        <w:jc w:val="both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[5] 杨安林.机械制图 [M].北京:湖南科学技术出版社，2013.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459" w:leftChars="0" w:right="0" w:rightChars="0" w:hanging="459" w:hangingChars="164"/>
        <w:jc w:val="both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[6] 孙玉福,孟迪主.金属材料速查速算手册[M].北京:机械工业出版社,2013.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459" w:leftChars="0" w:right="0" w:rightChars="0" w:hanging="459" w:hangingChars="164"/>
        <w:jc w:val="both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[7] 刘昌丽,周进.UG NX 8.0 中文版完全自学手册[M].北京:人民电邮出版社，2012.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459" w:leftChars="0" w:right="0" w:rightChars="0" w:hanging="459" w:hangingChars="164"/>
        <w:jc w:val="both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[8] 董朋莎,孙会来.基于 VERICUT 的变螺距螺杆多轴数控加工仿真研究[J].组合机床与自动化加工技术.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459" w:leftChars="0" w:right="0" w:rightChars="0" w:hanging="459" w:hangingChars="164"/>
        <w:jc w:val="both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[9] 任德宝.数控加工切削参数优化探讨与实践[J/OL].世界有色金属.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459" w:leftChars="0" w:right="0" w:rightChars="0" w:hanging="459" w:hangingChars="164"/>
        <w:jc w:val="both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[10] 荆鑫.试论数控机床的高速高精技术[J/OL].世界有色金属.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459" w:leftChars="0" w:right="0" w:rightChars="0" w:hanging="459" w:hangingChars="164"/>
        <w:jc w:val="both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[</w:t>
      </w:r>
      <w:r>
        <w:rPr>
          <w:rFonts w:hint="eastAsia" w:ascii="Times New Roman" w:hAnsi="Times New Roman" w:eastAsia="宋体" w:cs="Times New Roman"/>
          <w:lang w:val="en-US" w:eastAsia="zh-CN"/>
        </w:rPr>
        <w:t>11</w:t>
      </w:r>
      <w:r>
        <w:rPr>
          <w:rFonts w:hint="default" w:ascii="Times New Roman" w:hAnsi="Times New Roman" w:eastAsia="宋体" w:cs="Times New Roman"/>
          <w:lang w:val="en-US" w:eastAsia="zh-CN"/>
        </w:rPr>
        <w:t>]</w:t>
      </w:r>
      <w:r>
        <w:rPr>
          <w:rFonts w:hint="eastAsia" w:ascii="Times New Roman" w:hAnsi="Times New Roman" w:eastAsia="宋体" w:cs="Times New Roman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lang w:val="en-US" w:eastAsia="zh-CN"/>
        </w:rPr>
        <w:t>卢秉恒.机械制造技术基础[M].北京：机械工业出版社，2007</w:t>
      </w:r>
    </w:p>
    <w:p>
      <w:pPr>
        <w:keepNext w:val="0"/>
        <w:keepLines w:val="0"/>
        <w:pageBreakBefore w:val="0"/>
        <w:widowControl w:val="0"/>
        <w:tabs>
          <w:tab w:val="left" w:pos="5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554" w:leftChars="0" w:right="0" w:rightChars="0" w:hanging="554" w:hangingChars="198"/>
        <w:jc w:val="both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[</w:t>
      </w:r>
      <w:r>
        <w:rPr>
          <w:rFonts w:hint="eastAsia" w:ascii="Times New Roman" w:hAnsi="Times New Roman" w:eastAsia="宋体" w:cs="Times New Roman"/>
          <w:lang w:val="en-US" w:eastAsia="zh-CN"/>
        </w:rPr>
        <w:t>12</w:t>
      </w:r>
      <w:r>
        <w:rPr>
          <w:rFonts w:hint="default" w:ascii="Times New Roman" w:hAnsi="Times New Roman" w:eastAsia="宋体" w:cs="Times New Roman"/>
          <w:lang w:val="en-US" w:eastAsia="zh-CN"/>
        </w:rPr>
        <w:t>]</w:t>
      </w:r>
      <w:r>
        <w:rPr>
          <w:rFonts w:hint="eastAsia" w:ascii="Times New Roman" w:hAnsi="Times New Roman" w:eastAsia="宋体" w:cs="Times New Roman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lang w:val="en-US" w:eastAsia="zh-CN"/>
        </w:rPr>
        <w:t>张秀珍,冯伟.数控加工课程设计指导作[M].北京：机械工业出版社，2009</w:t>
      </w:r>
      <w:r>
        <w:rPr>
          <w:rFonts w:hint="eastAsia" w:ascii="Times New Roman" w:hAnsi="Times New Roman" w:eastAsia="宋体" w:cs="Times New Roman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459" w:leftChars="0" w:right="0" w:rightChars="0" w:hanging="459" w:hangingChars="164"/>
        <w:jc w:val="both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[</w:t>
      </w:r>
      <w:r>
        <w:rPr>
          <w:rFonts w:hint="eastAsia" w:ascii="Times New Roman" w:hAnsi="Times New Roman" w:eastAsia="宋体" w:cs="Times New Roman"/>
          <w:lang w:val="en-US" w:eastAsia="zh-CN"/>
        </w:rPr>
        <w:t>13</w:t>
      </w:r>
      <w:r>
        <w:rPr>
          <w:rFonts w:hint="default" w:ascii="Times New Roman" w:hAnsi="Times New Roman" w:eastAsia="宋体" w:cs="Times New Roman"/>
          <w:lang w:val="en-US" w:eastAsia="zh-CN"/>
        </w:rPr>
        <w:t>]</w:t>
      </w:r>
      <w:r>
        <w:rPr>
          <w:rFonts w:hint="eastAsia" w:ascii="Times New Roman" w:hAnsi="Times New Roman" w:eastAsia="宋体" w:cs="Times New Roman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lang w:val="en-US" w:eastAsia="zh-CN"/>
        </w:rPr>
        <w:t>安承业.机械制造工艺基础[M].北京：天津大学出版社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554" w:leftChars="0" w:right="0" w:rightChars="0" w:hanging="554" w:hangingChars="198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[</w:t>
      </w:r>
      <w:r>
        <w:rPr>
          <w:rFonts w:hint="eastAsia" w:ascii="Times New Roman" w:hAnsi="Times New Roman" w:eastAsia="宋体" w:cs="Times New Roman"/>
          <w:lang w:val="en-US" w:eastAsia="zh-CN"/>
        </w:rPr>
        <w:t>14</w:t>
      </w:r>
      <w:r>
        <w:rPr>
          <w:rFonts w:hint="default" w:ascii="Times New Roman" w:hAnsi="Times New Roman" w:eastAsia="宋体" w:cs="Times New Roman"/>
          <w:lang w:val="en-US" w:eastAsia="zh-CN"/>
        </w:rPr>
        <w:t>]</w:t>
      </w:r>
      <w:r>
        <w:rPr>
          <w:rFonts w:hint="eastAsia" w:ascii="Times New Roman" w:hAnsi="Times New Roman" w:eastAsia="宋体" w:cs="Times New Roman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lang w:val="en-US" w:eastAsia="zh-CN"/>
        </w:rPr>
        <w:t>杨胜群.VERICUT数控加工仿真技术[M].北京：清华大学出版社，2010</w:t>
      </w:r>
      <w:r>
        <w:rPr>
          <w:rFonts w:hint="eastAsia" w:ascii="Times New Roman" w:hAnsi="Times New Roman" w:cs="Times New Roman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459" w:leftChars="0" w:right="0" w:rightChars="0" w:hanging="459" w:hangingChars="164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554" w:leftChars="0" w:right="0" w:rightChars="0" w:hanging="554" w:hangingChars="198"/>
        <w:jc w:val="both"/>
        <w:textAlignment w:val="auto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[</w:t>
      </w:r>
      <w:r>
        <w:rPr>
          <w:rFonts w:hint="eastAsia" w:ascii="Times New Roman" w:hAnsi="Times New Roman" w:eastAsia="宋体" w:cs="Times New Roman"/>
          <w:lang w:val="en-US" w:eastAsia="zh-CN"/>
        </w:rPr>
        <w:t>15</w:t>
      </w:r>
      <w:r>
        <w:rPr>
          <w:rFonts w:hint="default" w:ascii="Times New Roman" w:hAnsi="Times New Roman" w:eastAsia="宋体" w:cs="Times New Roman"/>
          <w:lang w:val="en-US" w:eastAsia="zh-CN"/>
        </w:rPr>
        <w:t>]</w:t>
      </w:r>
      <w:r>
        <w:rPr>
          <w:rFonts w:hint="eastAsia" w:ascii="Times New Roman" w:hAnsi="Times New Roman" w:eastAsia="宋体" w:cs="Times New Roman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lang w:val="en-US" w:eastAsia="zh-CN"/>
        </w:rPr>
        <w:t>陆亦工.公差配合与测量技术[M].北京：中国传媒大学出版社，2010</w:t>
      </w:r>
      <w:r>
        <w:rPr>
          <w:rFonts w:hint="eastAsia" w:ascii="Times New Roman" w:hAnsi="Times New Roman" w:eastAsia="宋体" w:cs="Times New Roman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554" w:leftChars="0" w:right="0" w:rightChars="0" w:hanging="554" w:hangingChars="198"/>
        <w:jc w:val="both"/>
        <w:textAlignment w:val="auto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[1</w:t>
      </w:r>
      <w:r>
        <w:rPr>
          <w:rFonts w:hint="eastAsia" w:ascii="Times New Roman" w:hAnsi="Times New Roman" w:eastAsia="宋体" w:cs="Times New Roman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lang w:val="en-US" w:eastAsia="zh-CN"/>
        </w:rPr>
        <w:t>]</w:t>
      </w:r>
      <w:r>
        <w:rPr>
          <w:rFonts w:hint="eastAsia" w:ascii="Times New Roman" w:hAnsi="Times New Roman" w:eastAsia="宋体" w:cs="Times New Roman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lang w:val="en-US" w:eastAsia="zh-CN"/>
        </w:rPr>
        <w:t>蔡厚道,张歧生.数控机床构造[M].北京：北京理工大学大学出版社，2007</w:t>
      </w:r>
      <w:r>
        <w:rPr>
          <w:rFonts w:hint="eastAsia" w:ascii="Times New Roman" w:hAnsi="Times New Roman" w:eastAsia="宋体" w:cs="Times New Roman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554" w:leftChars="0" w:right="0" w:rightChars="0" w:hanging="554" w:hangingChars="198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[1</w:t>
      </w:r>
      <w:r>
        <w:rPr>
          <w:rFonts w:hint="eastAsia" w:ascii="Times New Roman" w:hAnsi="Times New Roman" w:cs="Times New Roman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lang w:val="en-US" w:eastAsia="zh-CN"/>
        </w:rPr>
        <w:t>]</w:t>
      </w:r>
      <w:r>
        <w:rPr>
          <w:rFonts w:hint="eastAsia" w:ascii="Times New Roman" w:hAnsi="Times New Roman" w:cs="Times New Roman"/>
          <w:lang w:val="en-US" w:eastAsia="zh-CN"/>
        </w:rPr>
        <w:t xml:space="preserve"> 徐弘海.数控机床刀具及其应用.北京：化学工业出版社，2005.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554" w:leftChars="0" w:right="0" w:rightChars="0" w:hanging="554" w:hangingChars="198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[1</w:t>
      </w:r>
      <w:r>
        <w:rPr>
          <w:rFonts w:hint="eastAsia" w:ascii="Times New Roman" w:hAnsi="Times New Roman" w:cs="Times New Roman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lang w:val="en-US" w:eastAsia="zh-CN"/>
        </w:rPr>
        <w:t>]</w:t>
      </w:r>
      <w:r>
        <w:rPr>
          <w:rFonts w:hint="eastAsia" w:ascii="Times New Roman" w:hAnsi="Times New Roman" w:cs="Times New Roman"/>
          <w:lang w:val="en-US" w:eastAsia="zh-CN"/>
        </w:rPr>
        <w:t xml:space="preserve"> 郑贞平，黄云林，黎胜容.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VERICUT7.0中文版数控仿真技术与应用实例详解.北京：机械工业出版社，2011.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554" w:leftChars="0" w:right="0" w:rightChars="0" w:hanging="554" w:hangingChars="198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[1</w:t>
      </w:r>
      <w:r>
        <w:rPr>
          <w:rFonts w:hint="eastAsia" w:ascii="Times New Roman" w:hAnsi="Times New Roman" w:cs="Times New Roman"/>
          <w:lang w:val="en-US" w:eastAsia="zh-CN"/>
        </w:rPr>
        <w:t>9</w:t>
      </w:r>
      <w:r>
        <w:rPr>
          <w:rFonts w:hint="default" w:ascii="Times New Roman" w:hAnsi="Times New Roman" w:eastAsia="宋体" w:cs="Times New Roman"/>
          <w:lang w:val="en-US" w:eastAsia="zh-CN"/>
        </w:rPr>
        <w:t>]</w:t>
      </w:r>
      <w:r>
        <w:rPr>
          <w:rFonts w:hint="eastAsia" w:ascii="Times New Roman" w:hAnsi="Times New Roman" w:cs="Times New Roman"/>
          <w:lang w:val="en-US" w:eastAsia="zh-CN"/>
        </w:rPr>
        <w:t xml:space="preserve"> 人力资源和社会保障部教材办公室.数控加工工艺（第三版）.北京：中国劳动保障出版社，2011.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554" w:leftChars="0" w:right="0" w:rightChars="0" w:hanging="554" w:hangingChars="198"/>
        <w:jc w:val="both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[</w:t>
      </w:r>
      <w:r>
        <w:rPr>
          <w:rFonts w:hint="eastAsia" w:ascii="Times New Roman" w:hAnsi="Times New Roman" w:cs="Times New Roman"/>
          <w:lang w:val="en-US" w:eastAsia="zh-CN"/>
        </w:rPr>
        <w:t>20</w:t>
      </w:r>
      <w:r>
        <w:rPr>
          <w:rFonts w:hint="default" w:ascii="Times New Roman" w:hAnsi="Times New Roman" w:eastAsia="宋体" w:cs="Times New Roman"/>
          <w:lang w:val="en-US" w:eastAsia="zh-CN"/>
        </w:rPr>
        <w:t>]</w:t>
      </w:r>
      <w:r>
        <w:rPr>
          <w:rFonts w:hint="eastAsia" w:ascii="Times New Roman" w:hAnsi="Times New Roman" w:cs="Times New Roman"/>
          <w:lang w:val="en-US" w:eastAsia="zh-CN"/>
        </w:rPr>
        <w:t xml:space="preserve"> 倪祥明.数控机床及数控加工技术.北京：人民邮电出版社，2011.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554" w:leftChars="0" w:right="0" w:rightChars="0" w:hanging="554" w:hangingChars="198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[</w:t>
      </w:r>
      <w:r>
        <w:rPr>
          <w:rFonts w:hint="eastAsia" w:ascii="Times New Roman" w:hAnsi="Times New Roman" w:cs="Times New Roman"/>
          <w:lang w:val="en-US" w:eastAsia="zh-CN"/>
        </w:rPr>
        <w:t>21</w:t>
      </w:r>
      <w:r>
        <w:rPr>
          <w:rFonts w:hint="default" w:ascii="Times New Roman" w:hAnsi="Times New Roman" w:eastAsia="宋体" w:cs="Times New Roman"/>
          <w:lang w:val="en-US" w:eastAsia="zh-CN"/>
        </w:rPr>
        <w:t>]</w:t>
      </w:r>
      <w:r>
        <w:rPr>
          <w:rFonts w:hint="eastAsia" w:ascii="Times New Roman" w:hAnsi="Times New Roman" w:cs="Times New Roman"/>
          <w:lang w:val="en-US" w:eastAsia="zh-CN"/>
        </w:rPr>
        <w:t xml:space="preserve"> 朱勇.数控机床编程与加工.北京：中国人事出版社，2011.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554" w:leftChars="0" w:right="0" w:rightChars="0" w:hanging="554" w:hangingChars="198"/>
        <w:jc w:val="both"/>
        <w:textAlignment w:val="auto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[</w:t>
      </w:r>
      <w:r>
        <w:rPr>
          <w:rFonts w:hint="eastAsia" w:ascii="Times New Roman" w:hAnsi="Times New Roman" w:cs="Times New Roman"/>
          <w:lang w:val="en-US" w:eastAsia="zh-CN"/>
        </w:rPr>
        <w:t>22</w:t>
      </w:r>
      <w:r>
        <w:rPr>
          <w:rFonts w:hint="default" w:ascii="Times New Roman" w:hAnsi="Times New Roman" w:eastAsia="宋体" w:cs="Times New Roman"/>
          <w:lang w:val="en-US" w:eastAsia="zh-CN"/>
        </w:rPr>
        <w:t>]</w:t>
      </w:r>
      <w:r>
        <w:rPr>
          <w:rFonts w:hint="eastAsia" w:ascii="Times New Roman" w:hAnsi="Times New Roman" w:cs="Times New Roman"/>
          <w:lang w:val="en-US" w:eastAsia="zh-CN"/>
        </w:rPr>
        <w:t xml:space="preserve"> 关雄飞.数控加工工艺与编程. 北京：机械工业出版社，2011.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554" w:leftChars="0" w:right="0" w:rightChars="0" w:hanging="554" w:hangingChars="198"/>
        <w:jc w:val="both"/>
        <w:textAlignment w:val="auto"/>
        <w:rPr>
          <w:rFonts w:hint="default" w:ascii="Times New Roman" w:hAnsi="Times New Roman" w:cs="Times New Roman"/>
          <w:lang w:val="en-US" w:eastAsia="zh-CN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  <w:r>
        <w:rPr>
          <w:rFonts w:hint="default" w:ascii="Times New Roman" w:hAnsi="Times New Roman" w:eastAsia="宋体" w:cs="Times New Roman"/>
          <w:lang w:val="en-US" w:eastAsia="zh-CN"/>
        </w:rPr>
        <w:t>[</w:t>
      </w:r>
      <w:r>
        <w:rPr>
          <w:rFonts w:hint="eastAsia" w:ascii="Times New Roman" w:hAnsi="Times New Roman" w:cs="Times New Roman"/>
          <w:lang w:val="en-US" w:eastAsia="zh-CN"/>
        </w:rPr>
        <w:t>23</w:t>
      </w:r>
      <w:r>
        <w:rPr>
          <w:rFonts w:hint="default" w:ascii="Times New Roman" w:hAnsi="Times New Roman" w:eastAsia="宋体" w:cs="Times New Roman"/>
          <w:lang w:val="en-US" w:eastAsia="zh-CN"/>
        </w:rPr>
        <w:t>]</w:t>
      </w:r>
      <w:r>
        <w:rPr>
          <w:rFonts w:hint="eastAsia" w:ascii="Times New Roman" w:hAnsi="Times New Roman" w:cs="Times New Roman"/>
          <w:lang w:val="en-US" w:eastAsia="zh-CN"/>
        </w:rPr>
        <w:t xml:space="preserve"> 王秋敏，宋嘎.数控机床故障诊断与维修[M].上海：华东师范大学出版社，2014.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554" w:leftChars="0" w:right="0" w:rightChars="0" w:hanging="554" w:hangingChars="198"/>
        <w:jc w:val="both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anchor distT="0" distB="0" distL="114300" distR="114300" simplePos="0" relativeHeight="251751424" behindDoc="1" locked="0" layoutInCell="1" allowOverlap="1">
            <wp:simplePos x="0" y="0"/>
            <wp:positionH relativeFrom="page">
              <wp:posOffset>-1445895</wp:posOffset>
            </wp:positionH>
            <wp:positionV relativeFrom="page">
              <wp:posOffset>1663065</wp:posOffset>
            </wp:positionV>
            <wp:extent cx="10472420" cy="7406005"/>
            <wp:effectExtent l="12700" t="0" r="18415" b="15240"/>
            <wp:wrapNone/>
            <wp:docPr id="1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4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472420" cy="74060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/>
        <w:ind w:left="554" w:leftChars="0" w:right="0" w:rightChars="0" w:hanging="554" w:hangingChars="198"/>
        <w:jc w:val="both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/>
        <w:numPr>
          <w:ilvl w:val="0"/>
          <w:numId w:val="0"/>
        </w:numPr>
        <w:spacing w:before="156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/>
        <w:numPr>
          <w:ilvl w:val="0"/>
          <w:numId w:val="0"/>
        </w:numPr>
        <w:spacing w:before="156"/>
        <w:jc w:val="both"/>
        <w:rPr>
          <w:rFonts w:hint="default" w:ascii="Times New Roman" w:hAnsi="Times New Roman" w:eastAsia="宋体" w:cs="Times New Roman"/>
          <w:lang w:val="en-US" w:eastAsia="zh-CN"/>
        </w:rPr>
      </w:pPr>
      <w:bookmarkStart w:id="97" w:name="br1"/>
      <w:bookmarkEnd w:id="97"/>
    </w:p>
    <w:p>
      <w:pPr>
        <w:widowControl/>
        <w:numPr>
          <w:ilvl w:val="0"/>
          <w:numId w:val="0"/>
        </w:numPr>
        <w:spacing w:before="156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/>
        <w:numPr>
          <w:ilvl w:val="0"/>
          <w:numId w:val="0"/>
        </w:numPr>
        <w:spacing w:before="156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/>
        <w:numPr>
          <w:ilvl w:val="0"/>
          <w:numId w:val="0"/>
        </w:numPr>
        <w:spacing w:before="156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/>
        <w:numPr>
          <w:ilvl w:val="0"/>
          <w:numId w:val="0"/>
        </w:numPr>
        <w:spacing w:before="156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/>
        <w:numPr>
          <w:ilvl w:val="0"/>
          <w:numId w:val="0"/>
        </w:numPr>
        <w:spacing w:before="156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/>
        <w:numPr>
          <w:ilvl w:val="0"/>
          <w:numId w:val="0"/>
        </w:numPr>
        <w:spacing w:before="156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sectPr>
      <w:pgSz w:w="11906" w:h="16838"/>
      <w:pgMar w:top="113" w:right="113" w:bottom="113" w:left="113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rtlGutter w:val="0"/>
      <w:docGrid w:type="lines" w:linePitch="38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before="12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before="12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before="120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before="0"/>
      <w:ind w:firstLine="0" w:firstLineChars="0"/>
      <w:jc w:val="center"/>
      <w:rPr>
        <w:rFonts w:ascii="Times New Roman" w:hAnsi="Times New Roman"/>
        <w:color w:val="000000" w:themeColor="text1"/>
        <w:sz w:val="24"/>
        <w:szCs w:val="24"/>
        <w14:textFill>
          <w14:solidFill>
            <w14:schemeClr w14:val="tx1"/>
          </w14:solidFill>
        </w14:textFill>
      </w:rPr>
    </w:pPr>
    <w:ins w:id="0" w:author="gaoxing" w:date="2020-05-14T19:44:07Z">
      <w:r>
        <w:rPr>
          <w:rFonts w:hint="default" w:ascii="Times New Roman" w:hAnsi="Times New Roman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fldChar w:fldCharType="begin"/>
      </w:r>
    </w:ins>
    <w:ins w:id="1" w:author="gaoxing" w:date="2020-05-14T19:44:07Z">
      <w:r>
        <w:rPr>
          <w:rFonts w:hint="default" w:ascii="Times New Roman" w:hAnsi="Times New Roman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instrText xml:space="preserve"> PAGE  \* MERGEFORMAT </w:instrText>
      </w:r>
    </w:ins>
    <w:ins w:id="2" w:author="gaoxing" w:date="2020-05-14T19:44:07Z">
      <w:r>
        <w:rPr>
          <w:rFonts w:hint="default" w:ascii="Times New Roman" w:hAnsi="Times New Roman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fldChar w:fldCharType="separate"/>
      </w:r>
    </w:ins>
    <w:ins w:id="3" w:author="gaoxing" w:date="2020-05-14T19:44:07Z">
      <w:r>
        <w:rPr>
          <w:rFonts w:hint="default" w:ascii="Times New Roman" w:hAnsi="Times New Roman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3</w:t>
      </w:r>
    </w:ins>
    <w:ins w:id="4" w:author="gaoxing" w:date="2020-05-14T19:44:07Z">
      <w:r>
        <w:rPr>
          <w:rFonts w:hint="default" w:ascii="Times New Roman" w:hAnsi="Times New Roman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fldChar w:fldCharType="end"/>
      </w:r>
    </w:ins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  <w:rPr>
        <w:ins w:id="5" w:author="gaoxing" w:date="2020-05-14T19:43:07Z"/>
        <w:rFonts w:hint="default" w:ascii="Times New Roman" w:hAnsi="Times New Roman" w:eastAsia="宋体"/>
        <w:color w:val="000000" w:themeColor="text1"/>
        <w:sz w:val="24"/>
        <w:szCs w:val="24"/>
        <w:lang w:eastAsia="zh-CN"/>
        <w14:textFill>
          <w14:solidFill>
            <w14:schemeClr w14:val="tx1"/>
          </w14:solidFill>
        </w14:textFill>
      </w:rPr>
    </w:pPr>
    <w:ins w:id="6" w:author="gaoxing" w:date="2020-05-14T19:43:07Z">
      <w:r>
        <w:rPr>
          <w:rFonts w:hint="default" w:ascii="Times New Roman" w:hAnsi="Times New Roman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fldChar w:fldCharType="begin"/>
      </w:r>
    </w:ins>
    <w:ins w:id="7" w:author="gaoxing" w:date="2020-05-14T19:43:07Z">
      <w:r>
        <w:rPr>
          <w:rFonts w:hint="default" w:ascii="Times New Roman" w:hAnsi="Times New Roman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instrText xml:space="preserve"> PAGE  \* MERGEFORMAT </w:instrText>
      </w:r>
    </w:ins>
    <w:ins w:id="8" w:author="gaoxing" w:date="2020-05-14T19:43:07Z">
      <w:r>
        <w:rPr>
          <w:rFonts w:hint="default" w:ascii="Times New Roman" w:hAnsi="Times New Roman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fldChar w:fldCharType="separate"/>
      </w:r>
    </w:ins>
    <w:ins w:id="9" w:author="gaoxing" w:date="2020-05-14T19:43:07Z">
      <w:r>
        <w:rPr>
          <w:rFonts w:hint="default" w:ascii="Times New Roman" w:hAnsi="Times New Roman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3</w:t>
      </w:r>
    </w:ins>
    <w:ins w:id="10" w:author="gaoxing" w:date="2020-05-14T19:43:07Z">
      <w:r>
        <w:rPr>
          <w:rFonts w:hint="default" w:ascii="Times New Roman" w:hAnsi="Times New Roman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fldChar w:fldCharType="end"/>
      </w:r>
    </w:ins>
  </w:p>
  <w:p>
    <w:pPr>
      <w:pStyle w:val="9"/>
      <w:spacing w:before="120"/>
      <w:ind w:firstLine="36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before="0"/>
      <w:ind w:firstLine="0" w:firstLineChars="0"/>
      <w:jc w:val="center"/>
      <w:rPr>
        <w:rFonts w:ascii="Times New Roman" w:hAnsi="Times New Roman"/>
        <w:sz w:val="24"/>
        <w:szCs w:val="24"/>
      </w:rPr>
    </w:pPr>
    <w:r>
      <w:rPr>
        <w:rFonts w:hint="default" w:ascii="Times New Roman" w:hAnsi="Times New Roman"/>
        <w:sz w:val="24"/>
        <w:szCs w:val="24"/>
        <w:lang w:eastAsia="zh-CN"/>
      </w:rPr>
      <w:fldChar w:fldCharType="begin"/>
    </w:r>
    <w:r>
      <w:rPr>
        <w:rFonts w:hint="default" w:ascii="Times New Roman" w:hAnsi="Times New Roman"/>
        <w:sz w:val="24"/>
        <w:szCs w:val="24"/>
        <w:lang w:eastAsia="zh-CN"/>
      </w:rPr>
      <w:instrText xml:space="preserve"> PAGE  \* MERGEFORMAT </w:instrText>
    </w:r>
    <w:r>
      <w:rPr>
        <w:rFonts w:hint="default" w:ascii="Times New Roman" w:hAnsi="Times New Roman"/>
        <w:sz w:val="24"/>
        <w:szCs w:val="24"/>
        <w:lang w:eastAsia="zh-CN"/>
      </w:rPr>
      <w:fldChar w:fldCharType="separate"/>
    </w:r>
    <w:r>
      <w:rPr>
        <w:rFonts w:hint="default" w:ascii="Times New Roman" w:hAnsi="Times New Roman"/>
        <w:sz w:val="24"/>
        <w:szCs w:val="24"/>
        <w:lang w:eastAsia="zh-CN"/>
      </w:rPr>
      <w:t>3</w:t>
    </w:r>
    <w:r>
      <w:rPr>
        <w:rFonts w:hint="default" w:ascii="Times New Roman" w:hAnsi="Times New Roman"/>
        <w:sz w:val="24"/>
        <w:szCs w:val="24"/>
        <w:lang w:eastAsia="zh-CN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  <w:rPr>
        <w:rFonts w:hint="default" w:ascii="Times New Roman" w:hAnsi="Times New Roman" w:eastAsia="宋体"/>
        <w:sz w:val="24"/>
        <w:szCs w:val="24"/>
        <w:lang w:eastAsia="zh-CN"/>
      </w:rPr>
    </w:pPr>
    <w:r>
      <w:rPr>
        <w:rFonts w:hint="default" w:ascii="Times New Roman" w:hAnsi="Times New Roman"/>
        <w:sz w:val="24"/>
        <w:szCs w:val="24"/>
        <w:lang w:eastAsia="zh-CN"/>
      </w:rPr>
      <w:fldChar w:fldCharType="begin"/>
    </w:r>
    <w:r>
      <w:rPr>
        <w:rFonts w:hint="default" w:ascii="Times New Roman" w:hAnsi="Times New Roman"/>
        <w:sz w:val="24"/>
        <w:szCs w:val="24"/>
        <w:lang w:eastAsia="zh-CN"/>
      </w:rPr>
      <w:instrText xml:space="preserve"> PAGE  \* MERGEFORMAT </w:instrText>
    </w:r>
    <w:r>
      <w:rPr>
        <w:rFonts w:hint="default" w:ascii="Times New Roman" w:hAnsi="Times New Roman"/>
        <w:sz w:val="24"/>
        <w:szCs w:val="24"/>
        <w:lang w:eastAsia="zh-CN"/>
      </w:rPr>
      <w:fldChar w:fldCharType="separate"/>
    </w:r>
    <w:r>
      <w:rPr>
        <w:rFonts w:hint="default" w:ascii="Times New Roman" w:hAnsi="Times New Roman"/>
        <w:sz w:val="24"/>
        <w:szCs w:val="24"/>
        <w:lang w:eastAsia="zh-CN"/>
      </w:rPr>
      <w:t>3</w:t>
    </w:r>
    <w:r>
      <w:rPr>
        <w:rFonts w:hint="default" w:ascii="Times New Roman" w:hAnsi="Times New Roman"/>
        <w:sz w:val="24"/>
        <w:szCs w:val="24"/>
        <w:lang w:eastAsia="zh-CN"/>
      </w:rPr>
      <w:fldChar w:fldCharType="end"/>
    </w:r>
  </w:p>
  <w:p>
    <w:pPr>
      <w:pStyle w:val="9"/>
      <w:spacing w:before="120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pBdr>
        <w:bottom w:val="none" w:color="auto" w:sz="0" w:space="0"/>
      </w:pBdr>
      <w:spacing w:before="12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pBdr>
        <w:bottom w:val="none" w:color="auto" w:sz="0" w:space="0"/>
      </w:pBdr>
      <w:spacing w:before="12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spacing w:before="120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pBdr>
        <w:top w:val="none" w:color="auto" w:sz="0" w:space="0"/>
        <w:left w:val="none" w:color="auto" w:sz="0" w:space="0"/>
        <w:bottom w:val="none" w:color="auto" w:sz="0" w:space="1"/>
        <w:right w:val="none" w:color="auto" w:sz="0" w:space="0"/>
        <w:between w:val="none" w:color="auto" w:sz="0" w:space="0"/>
      </w:pBdr>
      <w:spacing w:beforeLines="0"/>
      <w:ind w:firstLine="0" w:firstLineChars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27564F"/>
    <w:multiLevelType w:val="multilevel"/>
    <w:tmpl w:val="1427564F"/>
    <w:lvl w:ilvl="0" w:tentative="0">
      <w:start w:val="1"/>
      <w:numFmt w:val="decimal"/>
      <w:pStyle w:val="4"/>
      <w:lvlText w:val="%1.1.1"/>
      <w:lvlJc w:val="left"/>
      <w:pPr>
        <w:ind w:left="6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040" w:hanging="420"/>
      </w:pPr>
    </w:lvl>
    <w:lvl w:ilvl="2" w:tentative="0">
      <w:start w:val="1"/>
      <w:numFmt w:val="lowerRoman"/>
      <w:lvlText w:val="%3."/>
      <w:lvlJc w:val="right"/>
      <w:pPr>
        <w:ind w:left="1460" w:hanging="420"/>
      </w:pPr>
    </w:lvl>
    <w:lvl w:ilvl="3" w:tentative="0">
      <w:start w:val="1"/>
      <w:numFmt w:val="decimal"/>
      <w:lvlText w:val="%4."/>
      <w:lvlJc w:val="left"/>
      <w:pPr>
        <w:ind w:left="1880" w:hanging="420"/>
      </w:pPr>
    </w:lvl>
    <w:lvl w:ilvl="4" w:tentative="0">
      <w:start w:val="1"/>
      <w:numFmt w:val="lowerLetter"/>
      <w:lvlText w:val="%5)"/>
      <w:lvlJc w:val="left"/>
      <w:pPr>
        <w:ind w:left="2300" w:hanging="420"/>
      </w:pPr>
    </w:lvl>
    <w:lvl w:ilvl="5" w:tentative="0">
      <w:start w:val="1"/>
      <w:numFmt w:val="lowerRoman"/>
      <w:lvlText w:val="%6."/>
      <w:lvlJc w:val="right"/>
      <w:pPr>
        <w:ind w:left="2720" w:hanging="420"/>
      </w:pPr>
    </w:lvl>
    <w:lvl w:ilvl="6" w:tentative="0">
      <w:start w:val="1"/>
      <w:numFmt w:val="decimal"/>
      <w:lvlText w:val="%7."/>
      <w:lvlJc w:val="left"/>
      <w:pPr>
        <w:ind w:left="3140" w:hanging="420"/>
      </w:pPr>
    </w:lvl>
    <w:lvl w:ilvl="7" w:tentative="0">
      <w:start w:val="1"/>
      <w:numFmt w:val="lowerLetter"/>
      <w:lvlText w:val="%8)"/>
      <w:lvlJc w:val="left"/>
      <w:pPr>
        <w:ind w:left="3560" w:hanging="420"/>
      </w:pPr>
    </w:lvl>
    <w:lvl w:ilvl="8" w:tentative="0">
      <w:start w:val="1"/>
      <w:numFmt w:val="lowerRoman"/>
      <w:lvlText w:val="%9."/>
      <w:lvlJc w:val="right"/>
      <w:pPr>
        <w:ind w:left="3980" w:hanging="420"/>
      </w:pPr>
    </w:lvl>
  </w:abstractNum>
  <w:abstractNum w:abstractNumId="1">
    <w:nsid w:val="1D1C642F"/>
    <w:multiLevelType w:val="multilevel"/>
    <w:tmpl w:val="1D1C642F"/>
    <w:lvl w:ilvl="0" w:tentative="0">
      <w:start w:val="1"/>
      <w:numFmt w:val="decimal"/>
      <w:pStyle w:val="2"/>
      <w:lvlText w:val="%1"/>
      <w:lvlJc w:val="left"/>
      <w:pPr>
        <w:ind w:left="6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040" w:hanging="420"/>
      </w:pPr>
    </w:lvl>
    <w:lvl w:ilvl="2" w:tentative="0">
      <w:start w:val="1"/>
      <w:numFmt w:val="lowerRoman"/>
      <w:lvlText w:val="%3."/>
      <w:lvlJc w:val="right"/>
      <w:pPr>
        <w:ind w:left="1460" w:hanging="420"/>
      </w:pPr>
    </w:lvl>
    <w:lvl w:ilvl="3" w:tentative="0">
      <w:start w:val="1"/>
      <w:numFmt w:val="decimal"/>
      <w:lvlText w:val="%4."/>
      <w:lvlJc w:val="left"/>
      <w:pPr>
        <w:ind w:left="1880" w:hanging="420"/>
      </w:pPr>
    </w:lvl>
    <w:lvl w:ilvl="4" w:tentative="0">
      <w:start w:val="1"/>
      <w:numFmt w:val="lowerLetter"/>
      <w:lvlText w:val="%5)"/>
      <w:lvlJc w:val="left"/>
      <w:pPr>
        <w:ind w:left="2300" w:hanging="420"/>
      </w:pPr>
    </w:lvl>
    <w:lvl w:ilvl="5" w:tentative="0">
      <w:start w:val="1"/>
      <w:numFmt w:val="lowerRoman"/>
      <w:lvlText w:val="%6."/>
      <w:lvlJc w:val="right"/>
      <w:pPr>
        <w:ind w:left="2720" w:hanging="420"/>
      </w:pPr>
    </w:lvl>
    <w:lvl w:ilvl="6" w:tentative="0">
      <w:start w:val="1"/>
      <w:numFmt w:val="decimal"/>
      <w:lvlText w:val="%7."/>
      <w:lvlJc w:val="left"/>
      <w:pPr>
        <w:ind w:left="3140" w:hanging="420"/>
      </w:pPr>
    </w:lvl>
    <w:lvl w:ilvl="7" w:tentative="0">
      <w:start w:val="1"/>
      <w:numFmt w:val="lowerLetter"/>
      <w:lvlText w:val="%8)"/>
      <w:lvlJc w:val="left"/>
      <w:pPr>
        <w:ind w:left="3560" w:hanging="420"/>
      </w:pPr>
    </w:lvl>
    <w:lvl w:ilvl="8" w:tentative="0">
      <w:start w:val="1"/>
      <w:numFmt w:val="lowerRoman"/>
      <w:lvlText w:val="%9."/>
      <w:lvlJc w:val="right"/>
      <w:pPr>
        <w:ind w:left="3980" w:hanging="420"/>
      </w:pPr>
    </w:lvl>
  </w:abstractNum>
  <w:abstractNum w:abstractNumId="2">
    <w:nsid w:val="4EEC66CC"/>
    <w:multiLevelType w:val="multilevel"/>
    <w:tmpl w:val="4EEC66CC"/>
    <w:lvl w:ilvl="0" w:tentative="0">
      <w:start w:val="1"/>
      <w:numFmt w:val="decimal"/>
      <w:pStyle w:val="3"/>
      <w:lvlText w:val="1.%1"/>
      <w:lvlJc w:val="left"/>
      <w:pPr>
        <w:ind w:left="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420" w:hanging="420"/>
      </w:pPr>
    </w:lvl>
    <w:lvl w:ilvl="2" w:tentative="0">
      <w:start w:val="1"/>
      <w:numFmt w:val="lowerRoman"/>
      <w:lvlText w:val="%3."/>
      <w:lvlJc w:val="right"/>
      <w:pPr>
        <w:ind w:left="840" w:hanging="420"/>
      </w:pPr>
    </w:lvl>
    <w:lvl w:ilvl="3" w:tentative="0">
      <w:start w:val="1"/>
      <w:numFmt w:val="decimal"/>
      <w:lvlText w:val="%4."/>
      <w:lvlJc w:val="left"/>
      <w:pPr>
        <w:ind w:left="1260" w:hanging="420"/>
      </w:pPr>
    </w:lvl>
    <w:lvl w:ilvl="4" w:tentative="0">
      <w:start w:val="1"/>
      <w:numFmt w:val="lowerLetter"/>
      <w:lvlText w:val="%5)"/>
      <w:lvlJc w:val="left"/>
      <w:pPr>
        <w:ind w:left="1680" w:hanging="420"/>
      </w:pPr>
    </w:lvl>
    <w:lvl w:ilvl="5" w:tentative="0">
      <w:start w:val="1"/>
      <w:numFmt w:val="lowerRoman"/>
      <w:lvlText w:val="%6."/>
      <w:lvlJc w:val="right"/>
      <w:pPr>
        <w:ind w:left="2100" w:hanging="420"/>
      </w:pPr>
    </w:lvl>
    <w:lvl w:ilvl="6" w:tentative="0">
      <w:start w:val="1"/>
      <w:numFmt w:val="decimal"/>
      <w:lvlText w:val="%7."/>
      <w:lvlJc w:val="left"/>
      <w:pPr>
        <w:ind w:left="2520" w:hanging="420"/>
      </w:pPr>
    </w:lvl>
    <w:lvl w:ilvl="7" w:tentative="0">
      <w:start w:val="1"/>
      <w:numFmt w:val="lowerLetter"/>
      <w:lvlText w:val="%8)"/>
      <w:lvlJc w:val="left"/>
      <w:pPr>
        <w:ind w:left="2940" w:hanging="420"/>
      </w:pPr>
    </w:lvl>
    <w:lvl w:ilvl="8" w:tentative="0">
      <w:start w:val="1"/>
      <w:numFmt w:val="lowerRoman"/>
      <w:lvlText w:val="%9."/>
      <w:lvlJc w:val="right"/>
      <w:pPr>
        <w:ind w:left="336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gaoxing">
    <w15:presenceInfo w15:providerId="WPS Office" w15:userId="128572722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93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B02091"/>
    <w:rsid w:val="001B1588"/>
    <w:rsid w:val="00307541"/>
    <w:rsid w:val="003B0D7D"/>
    <w:rsid w:val="0053640D"/>
    <w:rsid w:val="0055655A"/>
    <w:rsid w:val="00691151"/>
    <w:rsid w:val="00A33AFD"/>
    <w:rsid w:val="00AC0B4C"/>
    <w:rsid w:val="00E20A2B"/>
    <w:rsid w:val="00F82B01"/>
    <w:rsid w:val="02690CD7"/>
    <w:rsid w:val="061412E4"/>
    <w:rsid w:val="066B47BD"/>
    <w:rsid w:val="08750418"/>
    <w:rsid w:val="098E111F"/>
    <w:rsid w:val="0A0B342B"/>
    <w:rsid w:val="0A5F3EA2"/>
    <w:rsid w:val="0AA02D43"/>
    <w:rsid w:val="0B4664C6"/>
    <w:rsid w:val="0C27412F"/>
    <w:rsid w:val="0C4049A0"/>
    <w:rsid w:val="0EA6461A"/>
    <w:rsid w:val="0FD15075"/>
    <w:rsid w:val="10AE7F6C"/>
    <w:rsid w:val="12271544"/>
    <w:rsid w:val="12B02091"/>
    <w:rsid w:val="138C7291"/>
    <w:rsid w:val="1A672530"/>
    <w:rsid w:val="1AF34FD4"/>
    <w:rsid w:val="1C180C55"/>
    <w:rsid w:val="20874843"/>
    <w:rsid w:val="21B90DD3"/>
    <w:rsid w:val="21CA67DF"/>
    <w:rsid w:val="22EC3E2A"/>
    <w:rsid w:val="23B7306D"/>
    <w:rsid w:val="24355AF8"/>
    <w:rsid w:val="24F72B15"/>
    <w:rsid w:val="26FC46B4"/>
    <w:rsid w:val="274833C0"/>
    <w:rsid w:val="275D6DE2"/>
    <w:rsid w:val="28854396"/>
    <w:rsid w:val="28C625A5"/>
    <w:rsid w:val="303D6FE9"/>
    <w:rsid w:val="3195792C"/>
    <w:rsid w:val="329142CF"/>
    <w:rsid w:val="32956F5E"/>
    <w:rsid w:val="335C1B6A"/>
    <w:rsid w:val="3436724F"/>
    <w:rsid w:val="36855909"/>
    <w:rsid w:val="3865141C"/>
    <w:rsid w:val="3CCB3FB8"/>
    <w:rsid w:val="3F867C22"/>
    <w:rsid w:val="3F8901C3"/>
    <w:rsid w:val="408C6547"/>
    <w:rsid w:val="40EC32A7"/>
    <w:rsid w:val="4265253A"/>
    <w:rsid w:val="43807B84"/>
    <w:rsid w:val="482F470E"/>
    <w:rsid w:val="49E34050"/>
    <w:rsid w:val="4B6D6FFC"/>
    <w:rsid w:val="4BA602D4"/>
    <w:rsid w:val="4C3451E6"/>
    <w:rsid w:val="4F38649D"/>
    <w:rsid w:val="4FF63953"/>
    <w:rsid w:val="50ED279A"/>
    <w:rsid w:val="52530929"/>
    <w:rsid w:val="52F169BE"/>
    <w:rsid w:val="57050461"/>
    <w:rsid w:val="573B2BF4"/>
    <w:rsid w:val="57766592"/>
    <w:rsid w:val="59970F03"/>
    <w:rsid w:val="5B4A4EFA"/>
    <w:rsid w:val="5CD31DBE"/>
    <w:rsid w:val="5D2E49F7"/>
    <w:rsid w:val="5D55210F"/>
    <w:rsid w:val="619A751D"/>
    <w:rsid w:val="626B4E44"/>
    <w:rsid w:val="627B362D"/>
    <w:rsid w:val="62E633B0"/>
    <w:rsid w:val="64057FB2"/>
    <w:rsid w:val="66B542DD"/>
    <w:rsid w:val="67BC2697"/>
    <w:rsid w:val="69EC5DE4"/>
    <w:rsid w:val="6C9F5145"/>
    <w:rsid w:val="6D560EAC"/>
    <w:rsid w:val="6E4168E2"/>
    <w:rsid w:val="6E621635"/>
    <w:rsid w:val="6EF52BF7"/>
    <w:rsid w:val="701747F6"/>
    <w:rsid w:val="71CA1D42"/>
    <w:rsid w:val="742447D1"/>
    <w:rsid w:val="7693640B"/>
    <w:rsid w:val="76D10616"/>
    <w:rsid w:val="77C20315"/>
    <w:rsid w:val="78A82257"/>
    <w:rsid w:val="793E2514"/>
    <w:rsid w:val="7A44550D"/>
    <w:rsid w:val="7A5537DC"/>
    <w:rsid w:val="7B2015B4"/>
    <w:rsid w:val="7B747A1B"/>
    <w:rsid w:val="7D6F1754"/>
    <w:rsid w:val="7DEB03C3"/>
    <w:rsid w:val="7E074B60"/>
    <w:rsid w:val="7F884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59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50" w:beforeLines="50"/>
      <w:ind w:firstLine="200" w:firstLineChars="200"/>
    </w:pPr>
    <w:rPr>
      <w:rFonts w:ascii="Calibri" w:hAnsi="Calibri" w:eastAsia="宋体" w:cs="Times New Roman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numPr>
        <w:ilvl w:val="0"/>
        <w:numId w:val="2"/>
      </w:numPr>
      <w:outlineLvl w:val="1"/>
    </w:pPr>
    <w:rPr>
      <w:rFonts w:asciiTheme="majorHAnsi" w:hAnsiTheme="majorHAnsi" w:eastAsiaTheme="majorEastAsia" w:cstheme="majorBidi"/>
      <w:b/>
      <w:bCs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numPr>
        <w:ilvl w:val="0"/>
        <w:numId w:val="3"/>
      </w:numPr>
      <w:outlineLvl w:val="2"/>
    </w:pPr>
    <w:rPr>
      <w:bCs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Balloon Text"/>
    <w:basedOn w:val="1"/>
    <w:link w:val="19"/>
    <w:qFormat/>
    <w:uiPriority w:val="0"/>
    <w:pPr>
      <w:spacing w:before="0"/>
    </w:pPr>
    <w:rPr>
      <w:sz w:val="18"/>
      <w:szCs w:val="18"/>
    </w:rPr>
  </w:style>
  <w:style w:type="paragraph" w:styleId="9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0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qFormat/>
    <w:uiPriority w:val="0"/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paragraph" w:styleId="1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5">
    <w:name w:val="Table Grid"/>
    <w:basedOn w:val="14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7">
    <w:name w:val="FollowedHyperlink"/>
    <w:basedOn w:val="16"/>
    <w:qFormat/>
    <w:uiPriority w:val="0"/>
    <w:rPr>
      <w:color w:val="800080"/>
      <w:u w:val="none"/>
    </w:rPr>
  </w:style>
  <w:style w:type="character" w:styleId="18">
    <w:name w:val="Hyperlink"/>
    <w:basedOn w:val="16"/>
    <w:qFormat/>
    <w:uiPriority w:val="0"/>
    <w:rPr>
      <w:color w:val="0000FF"/>
      <w:u w:val="none"/>
    </w:rPr>
  </w:style>
  <w:style w:type="character" w:customStyle="1" w:styleId="19">
    <w:name w:val="批注框文本 字符"/>
    <w:basedOn w:val="16"/>
    <w:link w:val="8"/>
    <w:qFormat/>
    <w:uiPriority w:val="0"/>
    <w:rPr>
      <w:rFonts w:ascii="Calibri" w:hAnsi="Calibri" w:eastAsia="宋体" w:cs="Times New Roman"/>
      <w:kern w:val="2"/>
      <w:sz w:val="18"/>
      <w:szCs w:val="18"/>
    </w:rPr>
  </w:style>
  <w:style w:type="paragraph" w:styleId="20">
    <w:name w:val="List Paragraph"/>
    <w:basedOn w:val="1"/>
    <w:qFormat/>
    <w:uiPriority w:val="99"/>
    <w:pPr>
      <w:ind w:firstLine="420"/>
    </w:pPr>
  </w:style>
  <w:style w:type="paragraph" w:styleId="21">
    <w:name w:val="No Spacing"/>
    <w:qFormat/>
    <w:uiPriority w:val="1"/>
    <w:pPr>
      <w:spacing w:line="400" w:lineRule="exact"/>
      <w:ind w:firstLine="200" w:firstLineChars="200"/>
    </w:pPr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22">
    <w:name w:val="q"/>
    <w:basedOn w:val="16"/>
    <w:qFormat/>
    <w:uiPriority w:val="0"/>
    <w:rPr>
      <w:color w:val="0000FF"/>
    </w:rPr>
  </w:style>
  <w:style w:type="character" w:customStyle="1" w:styleId="23">
    <w:name w:val="s_l"/>
    <w:basedOn w:val="16"/>
    <w:qFormat/>
    <w:uiPriority w:val="0"/>
    <w:rPr>
      <w:color w:val="FF9900"/>
    </w:rPr>
  </w:style>
  <w:style w:type="character" w:customStyle="1" w:styleId="24">
    <w:name w:val="s"/>
    <w:basedOn w:val="16"/>
    <w:qFormat/>
    <w:uiPriority w:val="0"/>
    <w:rPr>
      <w:color w:val="FF0000"/>
    </w:rPr>
  </w:style>
  <w:style w:type="character" w:customStyle="1" w:styleId="25">
    <w:name w:val="ui-area-common-c-i-l"/>
    <w:basedOn w:val="16"/>
    <w:qFormat/>
    <w:uiPriority w:val="0"/>
  </w:style>
  <w:style w:type="character" w:customStyle="1" w:styleId="26">
    <w:name w:val="ui-area-common-c-i-l1"/>
    <w:basedOn w:val="16"/>
    <w:qFormat/>
    <w:uiPriority w:val="0"/>
    <w:rPr>
      <w:color w:val="F30213"/>
    </w:rPr>
  </w:style>
  <w:style w:type="character" w:customStyle="1" w:styleId="27">
    <w:name w:val="ui-area-common-c-i-r"/>
    <w:basedOn w:val="16"/>
    <w:qFormat/>
    <w:uiPriority w:val="0"/>
  </w:style>
  <w:style w:type="character" w:customStyle="1" w:styleId="28">
    <w:name w:val="ui-area-common-c-i-r1"/>
    <w:basedOn w:val="16"/>
    <w:qFormat/>
    <w:uiPriority w:val="0"/>
    <w:rPr>
      <w:color w:val="F30213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85.png"/><Relationship Id="rId98" Type="http://schemas.openxmlformats.org/officeDocument/2006/relationships/image" Target="media/image84.png"/><Relationship Id="rId97" Type="http://schemas.openxmlformats.org/officeDocument/2006/relationships/image" Target="media/image83.png"/><Relationship Id="rId96" Type="http://schemas.openxmlformats.org/officeDocument/2006/relationships/image" Target="media/image82.png"/><Relationship Id="rId95" Type="http://schemas.openxmlformats.org/officeDocument/2006/relationships/image" Target="media/image81.png"/><Relationship Id="rId94" Type="http://schemas.openxmlformats.org/officeDocument/2006/relationships/image" Target="media/image80.png"/><Relationship Id="rId93" Type="http://schemas.openxmlformats.org/officeDocument/2006/relationships/image" Target="media/image79.png"/><Relationship Id="rId92" Type="http://schemas.openxmlformats.org/officeDocument/2006/relationships/image" Target="media/image78.png"/><Relationship Id="rId91" Type="http://schemas.openxmlformats.org/officeDocument/2006/relationships/image" Target="media/image77.png"/><Relationship Id="rId90" Type="http://schemas.openxmlformats.org/officeDocument/2006/relationships/image" Target="media/image76.png"/><Relationship Id="rId9" Type="http://schemas.openxmlformats.org/officeDocument/2006/relationships/header" Target="header4.xml"/><Relationship Id="rId89" Type="http://schemas.openxmlformats.org/officeDocument/2006/relationships/image" Target="media/image75.png"/><Relationship Id="rId88" Type="http://schemas.openxmlformats.org/officeDocument/2006/relationships/image" Target="media/image74.png"/><Relationship Id="rId87" Type="http://schemas.openxmlformats.org/officeDocument/2006/relationships/image" Target="media/image73.png"/><Relationship Id="rId86" Type="http://schemas.openxmlformats.org/officeDocument/2006/relationships/image" Target="media/image72.png"/><Relationship Id="rId85" Type="http://schemas.openxmlformats.org/officeDocument/2006/relationships/image" Target="media/image71.png"/><Relationship Id="rId84" Type="http://schemas.openxmlformats.org/officeDocument/2006/relationships/image" Target="media/image70.png"/><Relationship Id="rId83" Type="http://schemas.openxmlformats.org/officeDocument/2006/relationships/image" Target="media/image69.png"/><Relationship Id="rId82" Type="http://schemas.openxmlformats.org/officeDocument/2006/relationships/image" Target="media/image68.png"/><Relationship Id="rId81" Type="http://schemas.openxmlformats.org/officeDocument/2006/relationships/image" Target="media/image67.png"/><Relationship Id="rId80" Type="http://schemas.openxmlformats.org/officeDocument/2006/relationships/image" Target="media/image66.png"/><Relationship Id="rId8" Type="http://schemas.openxmlformats.org/officeDocument/2006/relationships/footer" Target="footer3.xml"/><Relationship Id="rId79" Type="http://schemas.openxmlformats.org/officeDocument/2006/relationships/image" Target="media/image65.png"/><Relationship Id="rId78" Type="http://schemas.openxmlformats.org/officeDocument/2006/relationships/image" Target="media/image64.png"/><Relationship Id="rId77" Type="http://schemas.openxmlformats.org/officeDocument/2006/relationships/image" Target="media/image63.png"/><Relationship Id="rId76" Type="http://schemas.openxmlformats.org/officeDocument/2006/relationships/image" Target="media/image62.png"/><Relationship Id="rId75" Type="http://schemas.openxmlformats.org/officeDocument/2006/relationships/image" Target="media/image61.png"/><Relationship Id="rId74" Type="http://schemas.openxmlformats.org/officeDocument/2006/relationships/image" Target="media/image60.png"/><Relationship Id="rId73" Type="http://schemas.openxmlformats.org/officeDocument/2006/relationships/image" Target="media/image59.png"/><Relationship Id="rId72" Type="http://schemas.openxmlformats.org/officeDocument/2006/relationships/image" Target="media/image58.png"/><Relationship Id="rId71" Type="http://schemas.openxmlformats.org/officeDocument/2006/relationships/image" Target="media/image57.png"/><Relationship Id="rId70" Type="http://schemas.openxmlformats.org/officeDocument/2006/relationships/image" Target="media/image56.png"/><Relationship Id="rId7" Type="http://schemas.openxmlformats.org/officeDocument/2006/relationships/footer" Target="footer2.xml"/><Relationship Id="rId69" Type="http://schemas.openxmlformats.org/officeDocument/2006/relationships/image" Target="media/image55.png"/><Relationship Id="rId68" Type="http://schemas.openxmlformats.org/officeDocument/2006/relationships/image" Target="media/image54.png"/><Relationship Id="rId67" Type="http://schemas.openxmlformats.org/officeDocument/2006/relationships/image" Target="media/image53.png"/><Relationship Id="rId66" Type="http://schemas.openxmlformats.org/officeDocument/2006/relationships/image" Target="media/image52.png"/><Relationship Id="rId65" Type="http://schemas.openxmlformats.org/officeDocument/2006/relationships/image" Target="media/image51.png"/><Relationship Id="rId64" Type="http://schemas.openxmlformats.org/officeDocument/2006/relationships/image" Target="media/image50.png"/><Relationship Id="rId63" Type="http://schemas.openxmlformats.org/officeDocument/2006/relationships/image" Target="media/image49.png"/><Relationship Id="rId62" Type="http://schemas.openxmlformats.org/officeDocument/2006/relationships/image" Target="media/image48.png"/><Relationship Id="rId61" Type="http://schemas.openxmlformats.org/officeDocument/2006/relationships/image" Target="media/image47.png"/><Relationship Id="rId60" Type="http://schemas.openxmlformats.org/officeDocument/2006/relationships/image" Target="media/image46.png"/><Relationship Id="rId6" Type="http://schemas.openxmlformats.org/officeDocument/2006/relationships/footer" Target="footer1.xml"/><Relationship Id="rId59" Type="http://schemas.openxmlformats.org/officeDocument/2006/relationships/image" Target="media/image45.png"/><Relationship Id="rId58" Type="http://schemas.openxmlformats.org/officeDocument/2006/relationships/image" Target="media/image44.png"/><Relationship Id="rId57" Type="http://schemas.openxmlformats.org/officeDocument/2006/relationships/image" Target="media/image43.png"/><Relationship Id="rId56" Type="http://schemas.openxmlformats.org/officeDocument/2006/relationships/image" Target="media/image42.png"/><Relationship Id="rId55" Type="http://schemas.openxmlformats.org/officeDocument/2006/relationships/image" Target="media/image41.png"/><Relationship Id="rId54" Type="http://schemas.openxmlformats.org/officeDocument/2006/relationships/image" Target="media/image40.png"/><Relationship Id="rId53" Type="http://schemas.openxmlformats.org/officeDocument/2006/relationships/image" Target="media/image39.png"/><Relationship Id="rId52" Type="http://schemas.openxmlformats.org/officeDocument/2006/relationships/image" Target="media/image38.png"/><Relationship Id="rId51" Type="http://schemas.openxmlformats.org/officeDocument/2006/relationships/image" Target="media/image37.png"/><Relationship Id="rId50" Type="http://schemas.openxmlformats.org/officeDocument/2006/relationships/image" Target="media/image36.png"/><Relationship Id="rId5" Type="http://schemas.openxmlformats.org/officeDocument/2006/relationships/header" Target="header3.xml"/><Relationship Id="rId49" Type="http://schemas.openxmlformats.org/officeDocument/2006/relationships/image" Target="media/image35.png"/><Relationship Id="rId48" Type="http://schemas.openxmlformats.org/officeDocument/2006/relationships/image" Target="media/image34.png"/><Relationship Id="rId47" Type="http://schemas.openxmlformats.org/officeDocument/2006/relationships/image" Target="media/image33.png"/><Relationship Id="rId46" Type="http://schemas.openxmlformats.org/officeDocument/2006/relationships/image" Target="media/image32.png"/><Relationship Id="rId45" Type="http://schemas.openxmlformats.org/officeDocument/2006/relationships/image" Target="media/image31.png"/><Relationship Id="rId44" Type="http://schemas.openxmlformats.org/officeDocument/2006/relationships/image" Target="media/image30.png"/><Relationship Id="rId43" Type="http://schemas.openxmlformats.org/officeDocument/2006/relationships/image" Target="media/image29.png"/><Relationship Id="rId42" Type="http://schemas.openxmlformats.org/officeDocument/2006/relationships/image" Target="media/image28.png"/><Relationship Id="rId41" Type="http://schemas.openxmlformats.org/officeDocument/2006/relationships/image" Target="media/image27.png"/><Relationship Id="rId40" Type="http://schemas.openxmlformats.org/officeDocument/2006/relationships/image" Target="media/image26.png"/><Relationship Id="rId4" Type="http://schemas.openxmlformats.org/officeDocument/2006/relationships/header" Target="header2.xml"/><Relationship Id="rId39" Type="http://schemas.openxmlformats.org/officeDocument/2006/relationships/image" Target="media/image25.png"/><Relationship Id="rId38" Type="http://schemas.openxmlformats.org/officeDocument/2006/relationships/image" Target="media/image24.png"/><Relationship Id="rId37" Type="http://schemas.openxmlformats.org/officeDocument/2006/relationships/image" Target="media/image23.png"/><Relationship Id="rId36" Type="http://schemas.openxmlformats.org/officeDocument/2006/relationships/image" Target="media/image22.png"/><Relationship Id="rId35" Type="http://schemas.openxmlformats.org/officeDocument/2006/relationships/image" Target="media/image21.png"/><Relationship Id="rId34" Type="http://schemas.openxmlformats.org/officeDocument/2006/relationships/image" Target="media/image20.png"/><Relationship Id="rId33" Type="http://schemas.openxmlformats.org/officeDocument/2006/relationships/image" Target="media/image19.png"/><Relationship Id="rId32" Type="http://schemas.openxmlformats.org/officeDocument/2006/relationships/image" Target="media/image18.png"/><Relationship Id="rId31" Type="http://schemas.openxmlformats.org/officeDocument/2006/relationships/image" Target="media/image17.png"/><Relationship Id="rId30" Type="http://schemas.openxmlformats.org/officeDocument/2006/relationships/image" Target="media/image16.png"/><Relationship Id="rId3" Type="http://schemas.openxmlformats.org/officeDocument/2006/relationships/header" Target="header1.xml"/><Relationship Id="rId29" Type="http://schemas.openxmlformats.org/officeDocument/2006/relationships/image" Target="media/image15.png"/><Relationship Id="rId28" Type="http://schemas.openxmlformats.org/officeDocument/2006/relationships/image" Target="media/image14.png"/><Relationship Id="rId27" Type="http://schemas.openxmlformats.org/officeDocument/2006/relationships/image" Target="media/image13.png"/><Relationship Id="rId26" Type="http://schemas.openxmlformats.org/officeDocument/2006/relationships/image" Target="media/image12.png"/><Relationship Id="rId25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9.png"/><Relationship Id="rId22" Type="http://schemas.openxmlformats.org/officeDocument/2006/relationships/image" Target="media/image8.png"/><Relationship Id="rId21" Type="http://schemas.openxmlformats.org/officeDocument/2006/relationships/image" Target="media/image7.png"/><Relationship Id="rId20" Type="http://schemas.openxmlformats.org/officeDocument/2006/relationships/image" Target="media/image6.png"/><Relationship Id="rId2" Type="http://schemas.openxmlformats.org/officeDocument/2006/relationships/settings" Target="settings.xml"/><Relationship Id="rId19" Type="http://schemas.openxmlformats.org/officeDocument/2006/relationships/image" Target="media/image5.png"/><Relationship Id="rId18" Type="http://schemas.openxmlformats.org/officeDocument/2006/relationships/image" Target="media/image4.png"/><Relationship Id="rId17" Type="http://schemas.openxmlformats.org/officeDocument/2006/relationships/image" Target="media/image3.jpeg"/><Relationship Id="rId16" Type="http://schemas.openxmlformats.org/officeDocument/2006/relationships/image" Target="media/image2.jpeg"/><Relationship Id="rId15" Type="http://schemas.openxmlformats.org/officeDocument/2006/relationships/image" Target="media/image1.jpeg"/><Relationship Id="rId14" Type="http://schemas.openxmlformats.org/officeDocument/2006/relationships/theme" Target="theme/theme1.xml"/><Relationship Id="rId13" Type="http://schemas.openxmlformats.org/officeDocument/2006/relationships/footer" Target="footer7.xml"/><Relationship Id="rId124" Type="http://schemas.microsoft.com/office/2011/relationships/people" Target="people.xml"/><Relationship Id="rId123" Type="http://schemas.openxmlformats.org/officeDocument/2006/relationships/fontTable" Target="fontTable.xml"/><Relationship Id="rId122" Type="http://schemas.openxmlformats.org/officeDocument/2006/relationships/numbering" Target="numbering.xml"/><Relationship Id="rId121" Type="http://schemas.openxmlformats.org/officeDocument/2006/relationships/customXml" Target="../customXml/item1.xml"/><Relationship Id="rId120" Type="http://schemas.openxmlformats.org/officeDocument/2006/relationships/image" Target="media/image106.jpeg"/><Relationship Id="rId12" Type="http://schemas.openxmlformats.org/officeDocument/2006/relationships/footer" Target="footer6.xml"/><Relationship Id="rId119" Type="http://schemas.openxmlformats.org/officeDocument/2006/relationships/image" Target="media/image105.jpeg"/><Relationship Id="rId118" Type="http://schemas.openxmlformats.org/officeDocument/2006/relationships/image" Target="media/image104.jpeg"/><Relationship Id="rId117" Type="http://schemas.openxmlformats.org/officeDocument/2006/relationships/image" Target="media/image103.png"/><Relationship Id="rId116" Type="http://schemas.openxmlformats.org/officeDocument/2006/relationships/image" Target="media/image102.png"/><Relationship Id="rId115" Type="http://schemas.openxmlformats.org/officeDocument/2006/relationships/image" Target="media/image101.png"/><Relationship Id="rId114" Type="http://schemas.openxmlformats.org/officeDocument/2006/relationships/image" Target="media/image100.png"/><Relationship Id="rId113" Type="http://schemas.openxmlformats.org/officeDocument/2006/relationships/image" Target="media/image99.png"/><Relationship Id="rId112" Type="http://schemas.openxmlformats.org/officeDocument/2006/relationships/image" Target="media/image98.png"/><Relationship Id="rId111" Type="http://schemas.openxmlformats.org/officeDocument/2006/relationships/image" Target="media/image97.png"/><Relationship Id="rId110" Type="http://schemas.openxmlformats.org/officeDocument/2006/relationships/image" Target="media/image96.png"/><Relationship Id="rId11" Type="http://schemas.openxmlformats.org/officeDocument/2006/relationships/footer" Target="footer5.xml"/><Relationship Id="rId109" Type="http://schemas.openxmlformats.org/officeDocument/2006/relationships/image" Target="media/image95.png"/><Relationship Id="rId108" Type="http://schemas.openxmlformats.org/officeDocument/2006/relationships/image" Target="media/image94.png"/><Relationship Id="rId107" Type="http://schemas.openxmlformats.org/officeDocument/2006/relationships/image" Target="media/image93.png"/><Relationship Id="rId106" Type="http://schemas.openxmlformats.org/officeDocument/2006/relationships/image" Target="media/image92.png"/><Relationship Id="rId105" Type="http://schemas.openxmlformats.org/officeDocument/2006/relationships/image" Target="media/image91.png"/><Relationship Id="rId104" Type="http://schemas.openxmlformats.org/officeDocument/2006/relationships/image" Target="media/image90.png"/><Relationship Id="rId103" Type="http://schemas.openxmlformats.org/officeDocument/2006/relationships/image" Target="media/image89.png"/><Relationship Id="rId102" Type="http://schemas.openxmlformats.org/officeDocument/2006/relationships/image" Target="media/image88.png"/><Relationship Id="rId101" Type="http://schemas.openxmlformats.org/officeDocument/2006/relationships/image" Target="media/image87.png"/><Relationship Id="rId100" Type="http://schemas.openxmlformats.org/officeDocument/2006/relationships/image" Target="media/image86.png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47</Pages>
  <Words>9810</Words>
  <Characters>11751</Characters>
  <Lines>29</Lines>
  <Paragraphs>8</Paragraphs>
  <TotalTime>0</TotalTime>
  <ScaleCrop>false</ScaleCrop>
  <LinksUpToDate>false</LinksUpToDate>
  <CharactersWithSpaces>12908</CharactersWithSpaces>
  <Application>WPS Office_11.1.0.8567_F1E327BC-269C-435d-A152-05C5408002CA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2019-12-16T01:21:00Z</dcterms:created>
  <dc:creator>往后跟他走</dc:creator>
  <cp:lastModifiedBy>往后跟他走</cp:lastModifiedBy>
  <dcterms:modified xsi:type="dcterms:W3CDTF">2020-06-22T10:50:27Z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